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3768DA" w14:textId="438A354E" w:rsidR="00B3467D" w:rsidRDefault="00B3467D">
      <w:pPr>
        <w:rPr>
          <w:b/>
          <w:bCs/>
          <w:sz w:val="96"/>
          <w:szCs w:val="96"/>
        </w:rPr>
      </w:pPr>
      <w:r>
        <w:rPr>
          <w:b/>
          <w:bCs/>
          <w:noProof/>
          <w:sz w:val="96"/>
          <w:szCs w:val="96"/>
        </w:rPr>
        <w:drawing>
          <wp:inline distT="0" distB="0" distL="0" distR="0" wp14:anchorId="5AB4ECAC" wp14:editId="0EDAA5E9">
            <wp:extent cx="5486400" cy="8229600"/>
            <wp:effectExtent l="0" t="0" r="0" b="0"/>
            <wp:docPr id="1449374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74657" name="Picture 144937465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p w14:paraId="2028EB22" w14:textId="7958BC29" w:rsidR="008841DC" w:rsidRDefault="00D44A43" w:rsidP="00D01712">
      <w:pPr>
        <w:contextualSpacing/>
        <w:jc w:val="center"/>
        <w:rPr>
          <w:b/>
          <w:bCs/>
          <w:sz w:val="96"/>
          <w:szCs w:val="96"/>
        </w:rPr>
      </w:pPr>
      <w:r>
        <w:rPr>
          <w:b/>
          <w:bCs/>
          <w:sz w:val="96"/>
          <w:szCs w:val="96"/>
        </w:rPr>
        <w:lastRenderedPageBreak/>
        <w:t>Get Cyber Smart</w:t>
      </w:r>
    </w:p>
    <w:p w14:paraId="6CE773E6" w14:textId="2E51C29A" w:rsidR="00D22ED0" w:rsidRPr="00C4749F" w:rsidRDefault="00F57291" w:rsidP="00D01712">
      <w:pPr>
        <w:pStyle w:val="Subtitle"/>
        <w:contextualSpacing/>
        <w:jc w:val="center"/>
        <w:rPr>
          <w:b/>
          <w:bCs/>
          <w:color w:val="000000" w:themeColor="text1"/>
          <w:sz w:val="48"/>
          <w:szCs w:val="48"/>
        </w:rPr>
      </w:pPr>
      <w:r w:rsidRPr="00400153">
        <w:rPr>
          <w:b/>
          <w:bCs/>
          <w:color w:val="000000" w:themeColor="text1"/>
          <w:sz w:val="48"/>
          <w:szCs w:val="48"/>
        </w:rPr>
        <w:t>(A user-friendly Guide to protecting your family, your business, and yourself online)</w:t>
      </w:r>
    </w:p>
    <w:p w14:paraId="2790F059" w14:textId="77777777" w:rsidR="00D22ED0" w:rsidRDefault="00D22ED0" w:rsidP="00D01712">
      <w:pPr>
        <w:contextualSpacing/>
        <w:jc w:val="center"/>
        <w:rPr>
          <w:sz w:val="48"/>
          <w:szCs w:val="48"/>
        </w:rPr>
      </w:pPr>
    </w:p>
    <w:p w14:paraId="5CD13AC9" w14:textId="7726D39C" w:rsidR="008841DC" w:rsidRDefault="00D22ED0" w:rsidP="00D01712">
      <w:pPr>
        <w:contextualSpacing/>
        <w:jc w:val="center"/>
        <w:rPr>
          <w:sz w:val="48"/>
          <w:szCs w:val="48"/>
        </w:rPr>
      </w:pPr>
      <w:r>
        <w:rPr>
          <w:sz w:val="48"/>
          <w:szCs w:val="48"/>
        </w:rPr>
        <w:t>Darren Mott</w:t>
      </w:r>
    </w:p>
    <w:p w14:paraId="678CBDE9" w14:textId="2658EA5A" w:rsidR="00D22ED0" w:rsidRPr="004C26F5" w:rsidRDefault="00D22ED0" w:rsidP="00D01712">
      <w:pPr>
        <w:contextualSpacing/>
        <w:jc w:val="center"/>
        <w:rPr>
          <w:sz w:val="48"/>
          <w:szCs w:val="48"/>
        </w:rPr>
      </w:pPr>
      <w:r>
        <w:rPr>
          <w:sz w:val="48"/>
          <w:szCs w:val="48"/>
        </w:rPr>
        <w:t>(The CyBUr Guy)</w:t>
      </w:r>
    </w:p>
    <w:p w14:paraId="61C91D24" w14:textId="77777777" w:rsidR="008841DC" w:rsidRDefault="008841DC" w:rsidP="00D01712">
      <w:pPr>
        <w:contextualSpacing/>
      </w:pPr>
    </w:p>
    <w:p w14:paraId="7B6FCC09" w14:textId="77777777" w:rsidR="008841DC" w:rsidRDefault="008841DC" w:rsidP="00D01712">
      <w:pPr>
        <w:contextualSpacing/>
      </w:pPr>
    </w:p>
    <w:p w14:paraId="0AF36CEF" w14:textId="77777777" w:rsidR="008841DC" w:rsidRDefault="008841DC" w:rsidP="00D01712">
      <w:pPr>
        <w:contextualSpacing/>
      </w:pPr>
    </w:p>
    <w:p w14:paraId="37A6C373" w14:textId="77777777" w:rsidR="008841DC" w:rsidRDefault="008841DC" w:rsidP="00D01712">
      <w:pPr>
        <w:contextualSpacing/>
      </w:pPr>
    </w:p>
    <w:p w14:paraId="13A4D637" w14:textId="77777777" w:rsidR="008841DC" w:rsidRDefault="008841DC" w:rsidP="00D01712">
      <w:pPr>
        <w:contextualSpacing/>
      </w:pPr>
    </w:p>
    <w:p w14:paraId="35BAC1BD" w14:textId="77777777" w:rsidR="008841DC" w:rsidRDefault="008841DC" w:rsidP="00D01712">
      <w:pPr>
        <w:contextualSpacing/>
      </w:pPr>
    </w:p>
    <w:p w14:paraId="58A74D9E" w14:textId="77777777" w:rsidR="008841DC" w:rsidRDefault="008841DC" w:rsidP="00D01712">
      <w:pPr>
        <w:contextualSpacing/>
      </w:pPr>
      <w:r>
        <w:br w:type="page"/>
      </w:r>
    </w:p>
    <w:p w14:paraId="25599E10" w14:textId="37A17520" w:rsidR="008841DC" w:rsidRPr="00B8529E" w:rsidRDefault="008841DC" w:rsidP="00D01712">
      <w:pPr>
        <w:contextualSpacing/>
        <w:rPr>
          <w:szCs w:val="28"/>
        </w:rPr>
      </w:pPr>
      <w:r w:rsidRPr="00B8529E">
        <w:rPr>
          <w:szCs w:val="28"/>
        </w:rPr>
        <w:lastRenderedPageBreak/>
        <w:t xml:space="preserve">© MMXXIV </w:t>
      </w:r>
      <w:r w:rsidR="004520CA">
        <w:rPr>
          <w:szCs w:val="28"/>
        </w:rPr>
        <w:t>Darren Mott</w:t>
      </w:r>
      <w:r w:rsidR="00E63A32">
        <w:rPr>
          <w:szCs w:val="28"/>
        </w:rPr>
        <w:t xml:space="preserve"> and CyBUr Guy Productions</w:t>
      </w:r>
    </w:p>
    <w:p w14:paraId="7A11825B" w14:textId="77777777" w:rsidR="008841DC" w:rsidRPr="00B8529E" w:rsidRDefault="008841DC" w:rsidP="00D01712">
      <w:pPr>
        <w:contextualSpacing/>
        <w:rPr>
          <w:szCs w:val="28"/>
        </w:rPr>
      </w:pPr>
      <w:r w:rsidRPr="00B8529E">
        <w:rPr>
          <w:szCs w:val="28"/>
        </w:rPr>
        <w:t>All Rights Reserved</w:t>
      </w:r>
    </w:p>
    <w:p w14:paraId="0CC2E641" w14:textId="77777777" w:rsidR="008841DC" w:rsidRPr="00B8529E" w:rsidRDefault="008841DC" w:rsidP="00D01712">
      <w:pPr>
        <w:contextualSpacing/>
        <w:rPr>
          <w:szCs w:val="28"/>
        </w:rPr>
      </w:pPr>
      <w:r w:rsidRPr="00B8529E">
        <w:rPr>
          <w:szCs w:val="28"/>
        </w:rPr>
        <w:t>Limits of Liability / Disclaimer of Warranty</w:t>
      </w:r>
    </w:p>
    <w:p w14:paraId="2C081592" w14:textId="77777777" w:rsidR="008841DC" w:rsidRPr="00B8529E" w:rsidRDefault="008841DC" w:rsidP="00D01712">
      <w:pPr>
        <w:contextualSpacing/>
        <w:rPr>
          <w:szCs w:val="28"/>
        </w:rPr>
      </w:pPr>
      <w:r w:rsidRPr="00B8529E">
        <w:rPr>
          <w:szCs w:val="28"/>
        </w:rPr>
        <w:t>The authors and publisher of this book and the accompanying materials have used their best efforts in preparing this program. The authors and publisher make no representation or warranties with respect to the accuracy, applicability, fitness, or completeness of the contents of this program. They disclaim any warranties (expressed or implied), merchantability, or fitness for any particular purpose. The authors and publisher shall in no event be held liable for any loss or other damages, including but not limited to special, incidental, consequential, or other damages. As always, the advice of a competent legal, tax, accounting or other professional should be sought. The authors and publisher do not warrant the performance, effectiveness or applicability of any sites listed in this book. All links are for information purposes only and are not warranted for content, accuracy or any other implied or explicit purpose.</w:t>
      </w:r>
    </w:p>
    <w:p w14:paraId="3CB5432F" w14:textId="77777777" w:rsidR="00E63A32" w:rsidRDefault="00E63A32" w:rsidP="00D01712">
      <w:pPr>
        <w:contextualSpacing/>
        <w:rPr>
          <w:szCs w:val="28"/>
        </w:rPr>
      </w:pPr>
    </w:p>
    <w:p w14:paraId="4D30403B" w14:textId="481730BB" w:rsidR="008841DC" w:rsidRPr="00B8529E" w:rsidRDefault="008841DC" w:rsidP="00D01712">
      <w:pPr>
        <w:contextualSpacing/>
        <w:rPr>
          <w:szCs w:val="28"/>
        </w:rPr>
      </w:pPr>
      <w:r w:rsidRPr="00B8529E">
        <w:rPr>
          <w:szCs w:val="28"/>
        </w:rPr>
        <w:t>This book contains material protected under International and Federal Copyright Laws and Treaties. Any unauthorized reprint or use of this material is prohibited.</w:t>
      </w:r>
    </w:p>
    <w:p w14:paraId="4F1CE821" w14:textId="77777777" w:rsidR="008841DC" w:rsidRDefault="008841DC" w:rsidP="00D01712">
      <w:pPr>
        <w:contextualSpacing/>
      </w:pPr>
      <w:r>
        <w:t xml:space="preserve"> </w:t>
      </w:r>
    </w:p>
    <w:p w14:paraId="23022BE2" w14:textId="77777777" w:rsidR="008841DC" w:rsidRDefault="008841DC" w:rsidP="00D01712">
      <w:pPr>
        <w:contextualSpacing/>
      </w:pPr>
      <w:r>
        <w:br w:type="page"/>
      </w:r>
    </w:p>
    <w:p w14:paraId="255A342D" w14:textId="77777777" w:rsidR="008841DC" w:rsidRPr="004C26F5" w:rsidRDefault="008841DC" w:rsidP="00D01712">
      <w:pPr>
        <w:contextualSpacing/>
        <w:rPr>
          <w:b/>
          <w:bCs/>
          <w:sz w:val="32"/>
          <w:szCs w:val="32"/>
        </w:rPr>
      </w:pPr>
      <w:r w:rsidRPr="004C26F5">
        <w:rPr>
          <w:b/>
          <w:bCs/>
          <w:sz w:val="32"/>
          <w:szCs w:val="32"/>
        </w:rPr>
        <w:lastRenderedPageBreak/>
        <w:t>Dedication</w:t>
      </w:r>
    </w:p>
    <w:p w14:paraId="1090693C" w14:textId="67C15767" w:rsidR="008841DC" w:rsidRPr="00B8529E" w:rsidRDefault="00C06D23" w:rsidP="00D01712">
      <w:pPr>
        <w:contextualSpacing/>
        <w:rPr>
          <w:szCs w:val="28"/>
        </w:rPr>
      </w:pPr>
      <w:r>
        <w:rPr>
          <w:szCs w:val="28"/>
        </w:rPr>
        <w:t>To Kelly</w:t>
      </w:r>
      <w:r w:rsidR="00A04B74">
        <w:rPr>
          <w:szCs w:val="28"/>
        </w:rPr>
        <w:t xml:space="preserve"> for always indulging my</w:t>
      </w:r>
      <w:r w:rsidR="00B335BF">
        <w:rPr>
          <w:szCs w:val="28"/>
        </w:rPr>
        <w:t>,</w:t>
      </w:r>
      <w:r w:rsidR="00A04B74">
        <w:rPr>
          <w:szCs w:val="28"/>
        </w:rPr>
        <w:t xml:space="preserve"> </w:t>
      </w:r>
      <w:r w:rsidR="00B335BF">
        <w:rPr>
          <w:szCs w:val="28"/>
        </w:rPr>
        <w:t xml:space="preserve">seemingly endless, </w:t>
      </w:r>
      <w:r w:rsidR="00737CBF">
        <w:rPr>
          <w:szCs w:val="28"/>
        </w:rPr>
        <w:t xml:space="preserve">post-retirement </w:t>
      </w:r>
      <w:r w:rsidR="00C12EF9">
        <w:rPr>
          <w:szCs w:val="28"/>
        </w:rPr>
        <w:t>efforts!</w:t>
      </w:r>
    </w:p>
    <w:p w14:paraId="0F21CFD5" w14:textId="77777777" w:rsidR="008841DC" w:rsidRPr="00B8529E" w:rsidRDefault="008841DC" w:rsidP="00D01712">
      <w:pPr>
        <w:contextualSpacing/>
        <w:rPr>
          <w:szCs w:val="28"/>
        </w:rPr>
      </w:pPr>
      <w:r w:rsidRPr="00B8529E">
        <w:rPr>
          <w:szCs w:val="28"/>
        </w:rPr>
        <w:br w:type="page"/>
      </w:r>
    </w:p>
    <w:p w14:paraId="1F2ED83A" w14:textId="77777777" w:rsidR="008841DC" w:rsidRPr="004C26F5" w:rsidRDefault="008841DC" w:rsidP="00D01712">
      <w:pPr>
        <w:contextualSpacing/>
        <w:rPr>
          <w:b/>
          <w:bCs/>
          <w:sz w:val="32"/>
          <w:szCs w:val="32"/>
        </w:rPr>
      </w:pPr>
      <w:r w:rsidRPr="004C26F5">
        <w:rPr>
          <w:b/>
          <w:bCs/>
          <w:sz w:val="32"/>
          <w:szCs w:val="32"/>
        </w:rPr>
        <w:lastRenderedPageBreak/>
        <w:t>Acknowledgments</w:t>
      </w:r>
    </w:p>
    <w:p w14:paraId="4FED2723" w14:textId="137B3582" w:rsidR="009B6795" w:rsidRDefault="00C12EF9" w:rsidP="00D01712">
      <w:pPr>
        <w:contextualSpacing/>
        <w:rPr>
          <w:szCs w:val="28"/>
        </w:rPr>
      </w:pPr>
      <w:r>
        <w:rPr>
          <w:szCs w:val="28"/>
        </w:rPr>
        <w:t xml:space="preserve">I want to thank </w:t>
      </w:r>
      <w:r w:rsidR="00BE62CC">
        <w:rPr>
          <w:szCs w:val="28"/>
        </w:rPr>
        <w:t xml:space="preserve">my friends </w:t>
      </w:r>
      <w:r w:rsidR="009C43AF">
        <w:rPr>
          <w:szCs w:val="28"/>
        </w:rPr>
        <w:t xml:space="preserve">who </w:t>
      </w:r>
      <w:r w:rsidR="00DB317F">
        <w:rPr>
          <w:szCs w:val="28"/>
        </w:rPr>
        <w:t xml:space="preserve">allowed me to use </w:t>
      </w:r>
      <w:r w:rsidR="0071436C">
        <w:rPr>
          <w:szCs w:val="28"/>
        </w:rPr>
        <w:t>the</w:t>
      </w:r>
      <w:r w:rsidR="00B63D09">
        <w:rPr>
          <w:szCs w:val="28"/>
        </w:rPr>
        <w:t>ir cyber-related instances written about in this book</w:t>
      </w:r>
      <w:r w:rsidR="008841DC" w:rsidRPr="00B8529E">
        <w:rPr>
          <w:szCs w:val="28"/>
        </w:rPr>
        <w:t xml:space="preserve">. </w:t>
      </w:r>
      <w:r w:rsidR="00B63D09">
        <w:rPr>
          <w:szCs w:val="28"/>
        </w:rPr>
        <w:t xml:space="preserve">I also want to acknowledge the 1000s of cyber victims </w:t>
      </w:r>
      <w:r w:rsidR="00BC7AA2">
        <w:rPr>
          <w:szCs w:val="28"/>
        </w:rPr>
        <w:t xml:space="preserve">and </w:t>
      </w:r>
      <w:r w:rsidR="00B63D09">
        <w:rPr>
          <w:szCs w:val="28"/>
        </w:rPr>
        <w:t xml:space="preserve">potential </w:t>
      </w:r>
      <w:r w:rsidR="003A2694">
        <w:rPr>
          <w:szCs w:val="28"/>
        </w:rPr>
        <w:t xml:space="preserve">cyber victims </w:t>
      </w:r>
      <w:r w:rsidR="00B63D09">
        <w:rPr>
          <w:szCs w:val="28"/>
        </w:rPr>
        <w:t xml:space="preserve">I encountered during </w:t>
      </w:r>
      <w:r w:rsidR="003A2694">
        <w:rPr>
          <w:szCs w:val="28"/>
        </w:rPr>
        <w:t xml:space="preserve">my 20 years in the FBI either through casework, at conferences, </w:t>
      </w:r>
      <w:r w:rsidR="00F715E2">
        <w:rPr>
          <w:szCs w:val="28"/>
        </w:rPr>
        <w:t xml:space="preserve">or </w:t>
      </w:r>
      <w:r w:rsidR="003A2694">
        <w:rPr>
          <w:szCs w:val="28"/>
        </w:rPr>
        <w:t xml:space="preserve">in presentations all around the world. </w:t>
      </w:r>
      <w:r w:rsidR="00A20795">
        <w:rPr>
          <w:szCs w:val="28"/>
        </w:rPr>
        <w:t xml:space="preserve">Some of your stories are here also. </w:t>
      </w:r>
    </w:p>
    <w:p w14:paraId="44F9411D" w14:textId="77777777" w:rsidR="00B335BF" w:rsidRDefault="00B335BF" w:rsidP="00D01712">
      <w:pPr>
        <w:contextualSpacing/>
        <w:rPr>
          <w:szCs w:val="28"/>
        </w:rPr>
      </w:pPr>
    </w:p>
    <w:p w14:paraId="70F6E7B1" w14:textId="7F42E933" w:rsidR="007F7D03" w:rsidRPr="00B8529E" w:rsidRDefault="007F7D03" w:rsidP="00D01712">
      <w:pPr>
        <w:contextualSpacing/>
        <w:rPr>
          <w:szCs w:val="28"/>
        </w:rPr>
      </w:pPr>
      <w:r>
        <w:rPr>
          <w:szCs w:val="28"/>
        </w:rPr>
        <w:t>And let me thank you</w:t>
      </w:r>
      <w:r w:rsidR="0037216F">
        <w:rPr>
          <w:szCs w:val="28"/>
        </w:rPr>
        <w:t>, the reader,</w:t>
      </w:r>
      <w:r>
        <w:rPr>
          <w:szCs w:val="28"/>
        </w:rPr>
        <w:t xml:space="preserve"> for taking the time to download and read this book. I truly hope the </w:t>
      </w:r>
      <w:r w:rsidR="0037216F">
        <w:rPr>
          <w:szCs w:val="28"/>
        </w:rPr>
        <w:t xml:space="preserve">information herein leads you to a </w:t>
      </w:r>
      <w:r w:rsidR="00A12129">
        <w:rPr>
          <w:szCs w:val="28"/>
        </w:rPr>
        <w:t xml:space="preserve">Cyber Smarter and Cyber Safer </w:t>
      </w:r>
      <w:r w:rsidR="00883C12">
        <w:rPr>
          <w:szCs w:val="28"/>
        </w:rPr>
        <w:t>life for you, your family, and your business.</w:t>
      </w:r>
    </w:p>
    <w:p w14:paraId="594C2987" w14:textId="77777777" w:rsidR="008841DC" w:rsidRPr="00B8529E" w:rsidRDefault="008841DC" w:rsidP="00D01712">
      <w:pPr>
        <w:contextualSpacing/>
        <w:rPr>
          <w:szCs w:val="28"/>
        </w:rPr>
      </w:pPr>
      <w:r w:rsidRPr="00B8529E">
        <w:rPr>
          <w:szCs w:val="28"/>
        </w:rPr>
        <w:br w:type="page"/>
      </w:r>
    </w:p>
    <w:p w14:paraId="59E20E1D" w14:textId="77777777" w:rsidR="008841DC" w:rsidRDefault="008841DC" w:rsidP="00D01712">
      <w:pPr>
        <w:contextualSpacing/>
        <w:rPr>
          <w:b/>
          <w:bCs/>
          <w:sz w:val="36"/>
          <w:szCs w:val="36"/>
        </w:rPr>
      </w:pPr>
      <w:r w:rsidRPr="00B8529E">
        <w:rPr>
          <w:b/>
          <w:bCs/>
          <w:sz w:val="36"/>
          <w:szCs w:val="36"/>
        </w:rPr>
        <w:lastRenderedPageBreak/>
        <w:t>Contents</w:t>
      </w:r>
    </w:p>
    <w:p w14:paraId="5106C529" w14:textId="77777777" w:rsidR="003C0002" w:rsidRDefault="00AE185A">
      <w:pPr>
        <w:pStyle w:val="TOC1"/>
        <w:tabs>
          <w:tab w:val="right" w:leader="dot" w:pos="9350"/>
        </w:tabs>
        <w:rPr>
          <w:rFonts w:eastAsiaTheme="minorEastAsia" w:cstheme="minorBidi"/>
          <w:b w:val="0"/>
          <w:bCs w:val="0"/>
          <w:i w:val="0"/>
          <w:iCs w:val="0"/>
          <w:noProof/>
        </w:rPr>
      </w:pPr>
      <w:r>
        <w:rPr>
          <w:sz w:val="28"/>
          <w:szCs w:val="28"/>
        </w:rPr>
        <w:fldChar w:fldCharType="begin"/>
      </w:r>
      <w:r>
        <w:rPr>
          <w:sz w:val="28"/>
          <w:szCs w:val="28"/>
        </w:rPr>
        <w:instrText xml:space="preserve"> TOC \o "1-1" \n \h \z \u </w:instrText>
      </w:r>
      <w:r>
        <w:rPr>
          <w:sz w:val="28"/>
          <w:szCs w:val="28"/>
        </w:rPr>
        <w:fldChar w:fldCharType="separate"/>
      </w:r>
      <w:hyperlink w:anchor="_Toc157348463" w:history="1">
        <w:r w:rsidR="003C0002" w:rsidRPr="00714A54">
          <w:rPr>
            <w:rStyle w:val="Hyperlink"/>
            <w:noProof/>
          </w:rPr>
          <w:t>Introduction – The Victim that set me on this path.</w:t>
        </w:r>
      </w:hyperlink>
    </w:p>
    <w:p w14:paraId="0BC6A099" w14:textId="77777777" w:rsidR="003C0002" w:rsidRDefault="003C0002">
      <w:pPr>
        <w:pStyle w:val="TOC1"/>
        <w:tabs>
          <w:tab w:val="right" w:leader="dot" w:pos="9350"/>
        </w:tabs>
        <w:rPr>
          <w:rFonts w:eastAsiaTheme="minorEastAsia" w:cstheme="minorBidi"/>
          <w:b w:val="0"/>
          <w:bCs w:val="0"/>
          <w:i w:val="0"/>
          <w:iCs w:val="0"/>
          <w:noProof/>
        </w:rPr>
      </w:pPr>
      <w:hyperlink w:anchor="_Toc157348464" w:history="1">
        <w:r w:rsidRPr="00714A54">
          <w:rPr>
            <w:rStyle w:val="Hyperlink"/>
            <w:noProof/>
          </w:rPr>
          <w:t>Don't Be a Victim: The Crucial Steps to Building Your Online Defenses</w:t>
        </w:r>
      </w:hyperlink>
    </w:p>
    <w:p w14:paraId="5E0BB3DE" w14:textId="77777777" w:rsidR="003C0002" w:rsidRDefault="003C0002">
      <w:pPr>
        <w:pStyle w:val="TOC1"/>
        <w:tabs>
          <w:tab w:val="right" w:leader="dot" w:pos="9350"/>
        </w:tabs>
        <w:rPr>
          <w:rFonts w:eastAsiaTheme="minorEastAsia" w:cstheme="minorBidi"/>
          <w:b w:val="0"/>
          <w:bCs w:val="0"/>
          <w:i w:val="0"/>
          <w:iCs w:val="0"/>
          <w:noProof/>
        </w:rPr>
      </w:pPr>
      <w:hyperlink w:anchor="_Toc157348465" w:history="1">
        <w:r w:rsidRPr="00714A54">
          <w:rPr>
            <w:rStyle w:val="Hyperlink"/>
            <w:noProof/>
          </w:rPr>
          <w:t>Mastering the Basics: Implementing Strong Passwords and Two-Factor Authentication</w:t>
        </w:r>
      </w:hyperlink>
    </w:p>
    <w:p w14:paraId="020044E3" w14:textId="77777777" w:rsidR="003C0002" w:rsidRDefault="003C0002">
      <w:pPr>
        <w:pStyle w:val="TOC1"/>
        <w:tabs>
          <w:tab w:val="right" w:leader="dot" w:pos="9350"/>
        </w:tabs>
        <w:rPr>
          <w:rFonts w:eastAsiaTheme="minorEastAsia" w:cstheme="minorBidi"/>
          <w:b w:val="0"/>
          <w:bCs w:val="0"/>
          <w:i w:val="0"/>
          <w:iCs w:val="0"/>
          <w:noProof/>
        </w:rPr>
      </w:pPr>
      <w:hyperlink w:anchor="_Toc157348466" w:history="1">
        <w:r w:rsidRPr="00714A54">
          <w:rPr>
            <w:rStyle w:val="Hyperlink"/>
            <w:noProof/>
          </w:rPr>
          <w:t>The Art of Skepticism: Navigating the World of Suspicious Links</w:t>
        </w:r>
      </w:hyperlink>
    </w:p>
    <w:p w14:paraId="5F5F67E5" w14:textId="77777777" w:rsidR="003C0002" w:rsidRDefault="003C0002">
      <w:pPr>
        <w:pStyle w:val="TOC1"/>
        <w:tabs>
          <w:tab w:val="right" w:leader="dot" w:pos="9350"/>
        </w:tabs>
        <w:rPr>
          <w:rFonts w:eastAsiaTheme="minorEastAsia" w:cstheme="minorBidi"/>
          <w:b w:val="0"/>
          <w:bCs w:val="0"/>
          <w:i w:val="0"/>
          <w:iCs w:val="0"/>
          <w:noProof/>
        </w:rPr>
      </w:pPr>
      <w:hyperlink w:anchor="_Toc157348467" w:history="1">
        <w:r w:rsidRPr="00714A54">
          <w:rPr>
            <w:rStyle w:val="Hyperlink"/>
            <w:noProof/>
          </w:rPr>
          <w:t>Someone ALWAYS clicks a link! The Costly Lesson Learned After a Company's Cyber Disaster</w:t>
        </w:r>
      </w:hyperlink>
    </w:p>
    <w:p w14:paraId="6A219535" w14:textId="77777777" w:rsidR="003C0002" w:rsidRDefault="003C0002">
      <w:pPr>
        <w:pStyle w:val="TOC1"/>
        <w:tabs>
          <w:tab w:val="right" w:leader="dot" w:pos="9350"/>
        </w:tabs>
        <w:rPr>
          <w:rFonts w:eastAsiaTheme="minorEastAsia" w:cstheme="minorBidi"/>
          <w:b w:val="0"/>
          <w:bCs w:val="0"/>
          <w:i w:val="0"/>
          <w:iCs w:val="0"/>
          <w:noProof/>
        </w:rPr>
      </w:pPr>
      <w:hyperlink w:anchor="_Toc157348468" w:history="1">
        <w:r w:rsidRPr="00714A54">
          <w:rPr>
            <w:rStyle w:val="Hyperlink"/>
            <w:noProof/>
          </w:rPr>
          <w:t>Social Media Smarts: Navigating the Online Jungle Safely</w:t>
        </w:r>
      </w:hyperlink>
    </w:p>
    <w:p w14:paraId="2565FB01" w14:textId="77777777" w:rsidR="003C0002" w:rsidRDefault="003C0002">
      <w:pPr>
        <w:pStyle w:val="TOC1"/>
        <w:tabs>
          <w:tab w:val="right" w:leader="dot" w:pos="9350"/>
        </w:tabs>
        <w:rPr>
          <w:rFonts w:eastAsiaTheme="minorEastAsia" w:cstheme="minorBidi"/>
          <w:b w:val="0"/>
          <w:bCs w:val="0"/>
          <w:i w:val="0"/>
          <w:iCs w:val="0"/>
          <w:noProof/>
        </w:rPr>
      </w:pPr>
      <w:hyperlink w:anchor="_Toc157348469" w:history="1">
        <w:r w:rsidRPr="00714A54">
          <w:rPr>
            <w:rStyle w:val="Hyperlink"/>
            <w:noProof/>
          </w:rPr>
          <w:t>Family Online Safety: Guidelines to protect children and seniors online</w:t>
        </w:r>
      </w:hyperlink>
    </w:p>
    <w:p w14:paraId="545B2CA7" w14:textId="77777777" w:rsidR="003C0002" w:rsidRDefault="003C0002">
      <w:pPr>
        <w:pStyle w:val="TOC1"/>
        <w:tabs>
          <w:tab w:val="right" w:leader="dot" w:pos="9350"/>
        </w:tabs>
        <w:rPr>
          <w:rFonts w:eastAsiaTheme="minorEastAsia" w:cstheme="minorBidi"/>
          <w:b w:val="0"/>
          <w:bCs w:val="0"/>
          <w:i w:val="0"/>
          <w:iCs w:val="0"/>
          <w:noProof/>
        </w:rPr>
      </w:pPr>
      <w:hyperlink w:anchor="_Toc157348470" w:history="1">
        <w:r w:rsidRPr="00714A54">
          <w:rPr>
            <w:rStyle w:val="Hyperlink"/>
            <w:noProof/>
          </w:rPr>
          <w:t>Guarding Your Gadgets: Protecting Your Mobile Devices and IoT Devices</w:t>
        </w:r>
      </w:hyperlink>
    </w:p>
    <w:p w14:paraId="48CCF3F6" w14:textId="77777777" w:rsidR="003C0002" w:rsidRDefault="003C0002">
      <w:pPr>
        <w:pStyle w:val="TOC1"/>
        <w:tabs>
          <w:tab w:val="right" w:leader="dot" w:pos="9350"/>
        </w:tabs>
        <w:rPr>
          <w:rFonts w:eastAsiaTheme="minorEastAsia" w:cstheme="minorBidi"/>
          <w:b w:val="0"/>
          <w:bCs w:val="0"/>
          <w:i w:val="0"/>
          <w:iCs w:val="0"/>
          <w:noProof/>
        </w:rPr>
      </w:pPr>
      <w:hyperlink w:anchor="_Toc157348471" w:history="1">
        <w:r w:rsidRPr="00714A54">
          <w:rPr>
            <w:rStyle w:val="Hyperlink"/>
            <w:noProof/>
          </w:rPr>
          <w:t>Adapting to the Cyber Landscape: The Key to Staying Cyber Smart</w:t>
        </w:r>
      </w:hyperlink>
    </w:p>
    <w:p w14:paraId="79B7F06B" w14:textId="77777777" w:rsidR="003C0002" w:rsidRDefault="003C0002">
      <w:pPr>
        <w:pStyle w:val="TOC1"/>
        <w:tabs>
          <w:tab w:val="right" w:leader="dot" w:pos="9350"/>
        </w:tabs>
        <w:rPr>
          <w:rFonts w:eastAsiaTheme="minorEastAsia" w:cstheme="minorBidi"/>
          <w:b w:val="0"/>
          <w:bCs w:val="0"/>
          <w:i w:val="0"/>
          <w:iCs w:val="0"/>
          <w:noProof/>
        </w:rPr>
      </w:pPr>
      <w:hyperlink w:anchor="_Toc157348472" w:history="1">
        <w:r w:rsidRPr="00714A54">
          <w:rPr>
            <w:rStyle w:val="Hyperlink"/>
            <w:noProof/>
          </w:rPr>
          <w:t>Conclusion and Thank YOU</w:t>
        </w:r>
      </w:hyperlink>
    </w:p>
    <w:p w14:paraId="208F20B9" w14:textId="77777777" w:rsidR="003C0002" w:rsidRDefault="003C0002">
      <w:pPr>
        <w:pStyle w:val="TOC1"/>
        <w:tabs>
          <w:tab w:val="right" w:leader="dot" w:pos="9350"/>
        </w:tabs>
        <w:rPr>
          <w:rFonts w:eastAsiaTheme="minorEastAsia" w:cstheme="minorBidi"/>
          <w:b w:val="0"/>
          <w:bCs w:val="0"/>
          <w:i w:val="0"/>
          <w:iCs w:val="0"/>
          <w:noProof/>
        </w:rPr>
      </w:pPr>
      <w:hyperlink w:anchor="_Toc157348473" w:history="1">
        <w:r w:rsidRPr="00714A54">
          <w:rPr>
            <w:rStyle w:val="Hyperlink"/>
            <w:noProof/>
          </w:rPr>
          <w:t>Introducing Darren Mott, aka “The CyBUr Guy”</w:t>
        </w:r>
      </w:hyperlink>
    </w:p>
    <w:p w14:paraId="2DE729C2" w14:textId="77777777" w:rsidR="003C0002" w:rsidRDefault="003C0002">
      <w:pPr>
        <w:pStyle w:val="TOC1"/>
        <w:tabs>
          <w:tab w:val="right" w:leader="dot" w:pos="9350"/>
        </w:tabs>
        <w:rPr>
          <w:rFonts w:eastAsiaTheme="minorEastAsia" w:cstheme="minorBidi"/>
          <w:b w:val="0"/>
          <w:bCs w:val="0"/>
          <w:i w:val="0"/>
          <w:iCs w:val="0"/>
          <w:noProof/>
        </w:rPr>
      </w:pPr>
      <w:hyperlink w:anchor="_Toc157348474" w:history="1">
        <w:r w:rsidRPr="00714A54">
          <w:rPr>
            <w:rStyle w:val="Hyperlink"/>
            <w:noProof/>
          </w:rPr>
          <w:t>STAYING CYBER SMART!</w:t>
        </w:r>
      </w:hyperlink>
    </w:p>
    <w:p w14:paraId="06A9A9AA" w14:textId="1839B512" w:rsidR="008841DC" w:rsidRDefault="00AE185A" w:rsidP="00D01712">
      <w:pPr>
        <w:contextualSpacing/>
        <w:rPr>
          <w:rFonts w:asciiTheme="majorHAnsi" w:eastAsiaTheme="majorEastAsia" w:hAnsiTheme="majorHAnsi" w:cstheme="majorBidi"/>
          <w:b/>
          <w:bCs/>
          <w:i/>
          <w:iCs/>
          <w:color w:val="2F5496" w:themeColor="accent1" w:themeShade="BF"/>
          <w:sz w:val="32"/>
          <w:szCs w:val="32"/>
        </w:rPr>
      </w:pPr>
      <w:r>
        <w:rPr>
          <w:szCs w:val="28"/>
        </w:rPr>
        <w:fldChar w:fldCharType="end"/>
      </w:r>
      <w:r w:rsidR="008841DC">
        <w:rPr>
          <w:bCs/>
          <w:i/>
          <w:iCs/>
        </w:rPr>
        <w:br w:type="page"/>
      </w:r>
    </w:p>
    <w:p w14:paraId="14A1BD43" w14:textId="69988FE1" w:rsidR="00F762AB" w:rsidRPr="00AF3BF2" w:rsidRDefault="00F762AB" w:rsidP="00D01712">
      <w:pPr>
        <w:pStyle w:val="Heading1"/>
        <w:rPr>
          <w:b w:val="0"/>
          <w:bCs/>
          <w:i/>
          <w:iCs/>
        </w:rPr>
      </w:pPr>
      <w:bookmarkStart w:id="0" w:name="_Toc157348463"/>
      <w:r w:rsidRPr="00AF3BF2">
        <w:rPr>
          <w:bCs/>
          <w:i/>
          <w:iCs/>
        </w:rPr>
        <w:lastRenderedPageBreak/>
        <w:t xml:space="preserve">Introduction – The Victim that </w:t>
      </w:r>
      <w:r w:rsidR="001008B0" w:rsidRPr="00AF3BF2">
        <w:rPr>
          <w:bCs/>
          <w:i/>
          <w:iCs/>
        </w:rPr>
        <w:t>set me on this path</w:t>
      </w:r>
      <w:r w:rsidRPr="00AF3BF2">
        <w:rPr>
          <w:bCs/>
          <w:i/>
          <w:iCs/>
        </w:rPr>
        <w:t>.</w:t>
      </w:r>
      <w:bookmarkEnd w:id="0"/>
    </w:p>
    <w:p w14:paraId="29B3A3EB" w14:textId="77777777" w:rsidR="00F762AB" w:rsidRDefault="00F762AB" w:rsidP="00D01712">
      <w:pPr>
        <w:pStyle w:val="NoSpacing"/>
        <w:spacing w:line="259" w:lineRule="auto"/>
        <w:contextualSpacing/>
        <w:rPr>
          <w:sz w:val="28"/>
          <w:szCs w:val="28"/>
        </w:rPr>
      </w:pPr>
    </w:p>
    <w:p w14:paraId="6F7FF4BD" w14:textId="4B40EC45" w:rsidR="006457F4" w:rsidRPr="006457F4" w:rsidRDefault="006457F4" w:rsidP="00D01712">
      <w:pPr>
        <w:pStyle w:val="NoSpacing"/>
        <w:spacing w:line="259" w:lineRule="auto"/>
        <w:contextualSpacing/>
        <w:rPr>
          <w:sz w:val="28"/>
          <w:szCs w:val="28"/>
        </w:rPr>
      </w:pPr>
      <w:r w:rsidRPr="006457F4">
        <w:rPr>
          <w:sz w:val="28"/>
          <w:szCs w:val="28"/>
        </w:rPr>
        <w:t>I first met Mrs. Jenkins when she was brought into my office by her concerned neighbor, Mr. Thompson. Mrs. Jenkins was a sweet older lady, who had fallen victim to a cruel and heartless</w:t>
      </w:r>
      <w:r w:rsidR="00AD0E9D">
        <w:rPr>
          <w:sz w:val="28"/>
          <w:szCs w:val="28"/>
        </w:rPr>
        <w:t>, but common,</w:t>
      </w:r>
      <w:r w:rsidRPr="006457F4">
        <w:rPr>
          <w:sz w:val="28"/>
          <w:szCs w:val="28"/>
        </w:rPr>
        <w:t xml:space="preserve"> online scam. As an FBI Supervisory Special Agent</w:t>
      </w:r>
      <w:r w:rsidR="00AD0E9D">
        <w:rPr>
          <w:sz w:val="28"/>
          <w:szCs w:val="28"/>
        </w:rPr>
        <w:t xml:space="preserve"> in the Cleveland Division</w:t>
      </w:r>
      <w:r w:rsidRPr="006457F4">
        <w:rPr>
          <w:sz w:val="28"/>
          <w:szCs w:val="28"/>
        </w:rPr>
        <w:t xml:space="preserve">, I had seen my fair share of cybercrime, but this </w:t>
      </w:r>
      <w:r w:rsidR="00AD0E9D">
        <w:rPr>
          <w:sz w:val="28"/>
          <w:szCs w:val="28"/>
        </w:rPr>
        <w:t>one</w:t>
      </w:r>
      <w:r w:rsidRPr="006457F4">
        <w:rPr>
          <w:sz w:val="28"/>
          <w:szCs w:val="28"/>
        </w:rPr>
        <w:t xml:space="preserve"> hit close to home</w:t>
      </w:r>
      <w:r w:rsidR="00AD0E9D">
        <w:rPr>
          <w:sz w:val="28"/>
          <w:szCs w:val="28"/>
        </w:rPr>
        <w:t>, as Mrs. Jenkins could have been my mother</w:t>
      </w:r>
      <w:r w:rsidRPr="006457F4">
        <w:rPr>
          <w:sz w:val="28"/>
          <w:szCs w:val="28"/>
        </w:rPr>
        <w:t>.</w:t>
      </w:r>
    </w:p>
    <w:p w14:paraId="1ADCE75B" w14:textId="77777777" w:rsidR="006457F4" w:rsidRPr="006457F4" w:rsidRDefault="006457F4" w:rsidP="00D01712">
      <w:pPr>
        <w:pStyle w:val="NoSpacing"/>
        <w:spacing w:line="259" w:lineRule="auto"/>
        <w:contextualSpacing/>
        <w:rPr>
          <w:sz w:val="28"/>
          <w:szCs w:val="28"/>
        </w:rPr>
      </w:pPr>
    </w:p>
    <w:p w14:paraId="27A448BB" w14:textId="16293433" w:rsidR="006457F4" w:rsidRPr="006457F4" w:rsidRDefault="04C84FFD" w:rsidP="00D01712">
      <w:pPr>
        <w:pStyle w:val="NoSpacing"/>
        <w:spacing w:line="259" w:lineRule="auto"/>
        <w:contextualSpacing/>
        <w:rPr>
          <w:sz w:val="28"/>
          <w:szCs w:val="28"/>
        </w:rPr>
      </w:pPr>
      <w:r w:rsidRPr="04C84FFD">
        <w:rPr>
          <w:sz w:val="28"/>
          <w:szCs w:val="28"/>
        </w:rPr>
        <w:t>Mrs. Jenkins had received an unsolicited email claiming that she had won an online lottery. Over the course of several weeks, she had been coerced into sending over $200,000 to the scammers who kept promising her that she would receive her winnings as soon as she paid the necessary taxes and fees. The scammers had kept her on the hook for so long, and Mrs. Jenkins was convinced that she was moments away from receiving her lottery winnings. The scammers relied on her kindness and naivete to continue to victimize her.</w:t>
      </w:r>
    </w:p>
    <w:p w14:paraId="6486EA06" w14:textId="77777777" w:rsidR="006457F4" w:rsidRPr="006457F4" w:rsidRDefault="006457F4" w:rsidP="00D01712">
      <w:pPr>
        <w:pStyle w:val="NoSpacing"/>
        <w:spacing w:line="259" w:lineRule="auto"/>
        <w:contextualSpacing/>
        <w:rPr>
          <w:sz w:val="28"/>
          <w:szCs w:val="28"/>
        </w:rPr>
      </w:pPr>
    </w:p>
    <w:p w14:paraId="26CCDBF2" w14:textId="39D7272B" w:rsidR="006457F4" w:rsidRPr="006457F4" w:rsidRDefault="006457F4" w:rsidP="00D01712">
      <w:pPr>
        <w:pStyle w:val="NoSpacing"/>
        <w:spacing w:line="259" w:lineRule="auto"/>
        <w:contextualSpacing/>
        <w:rPr>
          <w:sz w:val="28"/>
          <w:szCs w:val="28"/>
        </w:rPr>
      </w:pPr>
      <w:r w:rsidRPr="006457F4">
        <w:rPr>
          <w:sz w:val="28"/>
          <w:szCs w:val="28"/>
        </w:rPr>
        <w:t>As Mr. Thompson relayed the heart-wrenching details of Mrs. Jenkins' ordeal, I felt a knot form in my stomach. The scammers were located overseas and were operating under the cloak of anonymity. Mrs. Jenkins had no information about where she had sent the money, and the fact that a significant amount of time had passed before she came to the FBI meant that the chances of recovering her money or catching the scammers were slim.</w:t>
      </w:r>
      <w:r w:rsidR="00F60B00">
        <w:rPr>
          <w:sz w:val="28"/>
          <w:szCs w:val="28"/>
        </w:rPr>
        <w:t xml:space="preserve"> Her hesitance was caused by an </w:t>
      </w:r>
      <w:r w:rsidR="00913B17">
        <w:rPr>
          <w:sz w:val="28"/>
          <w:szCs w:val="28"/>
        </w:rPr>
        <w:t>all-too-common</w:t>
      </w:r>
      <w:r w:rsidR="00F60B00">
        <w:rPr>
          <w:sz w:val="28"/>
          <w:szCs w:val="28"/>
        </w:rPr>
        <w:t xml:space="preserve"> reason: she was embarrassed by the being scammed and didn’t want to tell anyone. Fortunately, she finally told Mr. Thompson who knew she needed to tell law enforcement.</w:t>
      </w:r>
    </w:p>
    <w:p w14:paraId="1C1E9EBE" w14:textId="77777777" w:rsidR="006457F4" w:rsidRPr="006457F4" w:rsidRDefault="006457F4" w:rsidP="00D01712">
      <w:pPr>
        <w:pStyle w:val="NoSpacing"/>
        <w:spacing w:line="259" w:lineRule="auto"/>
        <w:contextualSpacing/>
        <w:rPr>
          <w:sz w:val="28"/>
          <w:szCs w:val="28"/>
        </w:rPr>
      </w:pPr>
    </w:p>
    <w:p w14:paraId="5DBCB1F8" w14:textId="77777777" w:rsidR="006457F4" w:rsidRPr="006457F4" w:rsidRDefault="006457F4" w:rsidP="00D01712">
      <w:pPr>
        <w:pStyle w:val="NoSpacing"/>
        <w:spacing w:line="259" w:lineRule="auto"/>
        <w:contextualSpacing/>
        <w:rPr>
          <w:sz w:val="28"/>
          <w:szCs w:val="28"/>
        </w:rPr>
      </w:pPr>
      <w:r w:rsidRPr="006457F4">
        <w:rPr>
          <w:sz w:val="28"/>
          <w:szCs w:val="28"/>
        </w:rPr>
        <w:t>I delved into the conversation, hoping to find a glimmer of hope for Mrs. Jenkins. However, it became evident that she had no concrete information that could lead us to the scammers. The realization hit me like a ton of bricks - no one was going to go to jail, and Mrs. Jenkins wasn't going to get her money back.</w:t>
      </w:r>
    </w:p>
    <w:p w14:paraId="2B0453DB" w14:textId="77777777" w:rsidR="006457F4" w:rsidRPr="006457F4" w:rsidRDefault="006457F4" w:rsidP="00D01712">
      <w:pPr>
        <w:pStyle w:val="NoSpacing"/>
        <w:spacing w:line="259" w:lineRule="auto"/>
        <w:contextualSpacing/>
        <w:rPr>
          <w:sz w:val="28"/>
          <w:szCs w:val="28"/>
        </w:rPr>
      </w:pPr>
    </w:p>
    <w:p w14:paraId="21FAE3F4" w14:textId="77777777" w:rsidR="00DE7CB5" w:rsidRDefault="006457F4" w:rsidP="00D01712">
      <w:pPr>
        <w:pStyle w:val="NoSpacing"/>
        <w:spacing w:line="259" w:lineRule="auto"/>
        <w:contextualSpacing/>
        <w:rPr>
          <w:sz w:val="28"/>
          <w:szCs w:val="28"/>
        </w:rPr>
      </w:pPr>
      <w:r w:rsidRPr="006457F4">
        <w:rPr>
          <w:sz w:val="28"/>
          <w:szCs w:val="28"/>
        </w:rPr>
        <w:t xml:space="preserve">As Mrs. Jenkins left my office, her shoulders slumped in defeat, I couldn't help but feel a deep sense of helplessness. I had witnessed firsthand the devastating effects of cybercrime, and I knew that Mrs. Jenkins was not the only victim out there. </w:t>
      </w:r>
    </w:p>
    <w:p w14:paraId="1193B4B6" w14:textId="77777777" w:rsidR="00DE7CB5" w:rsidRDefault="00DE7CB5" w:rsidP="00D01712">
      <w:pPr>
        <w:pStyle w:val="NoSpacing"/>
        <w:spacing w:line="259" w:lineRule="auto"/>
        <w:contextualSpacing/>
        <w:rPr>
          <w:sz w:val="28"/>
          <w:szCs w:val="28"/>
        </w:rPr>
      </w:pPr>
    </w:p>
    <w:p w14:paraId="6011CD73" w14:textId="3107C169" w:rsidR="006457F4" w:rsidRPr="006457F4" w:rsidRDefault="006457F4" w:rsidP="00D01712">
      <w:pPr>
        <w:pStyle w:val="NoSpacing"/>
        <w:spacing w:line="259" w:lineRule="auto"/>
        <w:contextualSpacing/>
        <w:rPr>
          <w:sz w:val="28"/>
          <w:szCs w:val="28"/>
        </w:rPr>
      </w:pPr>
      <w:r w:rsidRPr="006457F4">
        <w:rPr>
          <w:sz w:val="28"/>
          <w:szCs w:val="28"/>
        </w:rPr>
        <w:t>This was a wake-up call for me. I realized that the general population had very little understanding of the perils of cyber threats and scams. If only Mrs. Jenkins had possessed some basic knowledge about online security, this whole tragedy could have been averted.</w:t>
      </w:r>
    </w:p>
    <w:p w14:paraId="2603AD44" w14:textId="77777777" w:rsidR="006457F4" w:rsidRPr="006457F4" w:rsidRDefault="006457F4" w:rsidP="00D01712">
      <w:pPr>
        <w:pStyle w:val="NoSpacing"/>
        <w:spacing w:line="259" w:lineRule="auto"/>
        <w:contextualSpacing/>
        <w:rPr>
          <w:sz w:val="28"/>
          <w:szCs w:val="28"/>
        </w:rPr>
      </w:pPr>
    </w:p>
    <w:p w14:paraId="761AC02C" w14:textId="26286E53" w:rsidR="006457F4" w:rsidRPr="006457F4" w:rsidRDefault="006457F4" w:rsidP="00D01712">
      <w:pPr>
        <w:pStyle w:val="NoSpacing"/>
        <w:spacing w:line="259" w:lineRule="auto"/>
        <w:contextualSpacing/>
        <w:rPr>
          <w:sz w:val="28"/>
          <w:szCs w:val="28"/>
        </w:rPr>
      </w:pPr>
      <w:r w:rsidRPr="006457F4">
        <w:rPr>
          <w:sz w:val="28"/>
          <w:szCs w:val="28"/>
        </w:rPr>
        <w:t>The lesson hit home for me - education and awareness were the keys to preventing cybercrime. It was clear that most people did not know where to turn when faced with online threats, and I made it my mission to spread awareness and offer resources to the community. Mrs. Jenkins' story was a cautionary tale, and I vowed to do everything in my power to ensure that others did not fall victim to such heartless cybercriminals.</w:t>
      </w:r>
      <w:r w:rsidR="00F60B00">
        <w:rPr>
          <w:sz w:val="28"/>
          <w:szCs w:val="28"/>
        </w:rPr>
        <w:t xml:space="preserve"> And it wasn’t just individuals who were blind to the range of cyber threats, but also business professionals. There is no one immune from the scourge of online cyber criminals.</w:t>
      </w:r>
      <w:r w:rsidR="007C4511">
        <w:rPr>
          <w:sz w:val="28"/>
          <w:szCs w:val="28"/>
        </w:rPr>
        <w:t xml:space="preserve"> The criminals rely on the fact that most people and businesses believe one of two things (or in some cases both): 1) They don’t have anything a cyber bad guy would want and 2) They are too small to be considered a legitimate cyber target.</w:t>
      </w:r>
    </w:p>
    <w:p w14:paraId="7B4B5A35" w14:textId="77777777" w:rsidR="006457F4" w:rsidRPr="006457F4" w:rsidRDefault="006457F4" w:rsidP="00D01712">
      <w:pPr>
        <w:pStyle w:val="NoSpacing"/>
        <w:spacing w:line="259" w:lineRule="auto"/>
        <w:contextualSpacing/>
        <w:rPr>
          <w:sz w:val="28"/>
          <w:szCs w:val="28"/>
        </w:rPr>
      </w:pPr>
    </w:p>
    <w:p w14:paraId="14D097C5" w14:textId="0EBA8B53" w:rsidR="006457F4" w:rsidRPr="006457F4" w:rsidRDefault="004E5657" w:rsidP="00D01712">
      <w:pPr>
        <w:pStyle w:val="NoSpacing"/>
        <w:spacing w:line="259" w:lineRule="auto"/>
        <w:contextualSpacing/>
        <w:rPr>
          <w:sz w:val="28"/>
          <w:szCs w:val="28"/>
        </w:rPr>
      </w:pPr>
      <w:r w:rsidRPr="006457F4">
        <w:rPr>
          <w:sz w:val="28"/>
          <w:szCs w:val="28"/>
        </w:rPr>
        <w:t xml:space="preserve">I may not have been able to help Mrs. Jenkins recover her money, but her story inspired a change in me. </w:t>
      </w:r>
      <w:r w:rsidR="006457F4" w:rsidRPr="006457F4">
        <w:rPr>
          <w:sz w:val="28"/>
          <w:szCs w:val="28"/>
        </w:rPr>
        <w:t xml:space="preserve">From that day on, I dedicated myself to educating the public about the </w:t>
      </w:r>
      <w:r>
        <w:rPr>
          <w:sz w:val="28"/>
          <w:szCs w:val="28"/>
        </w:rPr>
        <w:t xml:space="preserve">threats and risks from cyber bad guys. Not just the cyber criminals that scammed Mrs. Jenkins, but those that target our kids online, </w:t>
      </w:r>
      <w:r w:rsidR="00F60B00">
        <w:rPr>
          <w:sz w:val="28"/>
          <w:szCs w:val="28"/>
        </w:rPr>
        <w:t xml:space="preserve">and </w:t>
      </w:r>
      <w:r>
        <w:rPr>
          <w:sz w:val="28"/>
          <w:szCs w:val="28"/>
        </w:rPr>
        <w:t>our businesses</w:t>
      </w:r>
      <w:r w:rsidR="006457F4" w:rsidRPr="006457F4">
        <w:rPr>
          <w:sz w:val="28"/>
          <w:szCs w:val="28"/>
        </w:rPr>
        <w:t xml:space="preserve">. I </w:t>
      </w:r>
      <w:r>
        <w:rPr>
          <w:sz w:val="28"/>
          <w:szCs w:val="28"/>
        </w:rPr>
        <w:t>have created podcasts, participated in</w:t>
      </w:r>
      <w:r w:rsidR="006457F4" w:rsidRPr="006457F4">
        <w:rPr>
          <w:sz w:val="28"/>
          <w:szCs w:val="28"/>
        </w:rPr>
        <w:t xml:space="preserve"> workshops, distributed informational materials, </w:t>
      </w:r>
      <w:r>
        <w:rPr>
          <w:sz w:val="28"/>
          <w:szCs w:val="28"/>
        </w:rPr>
        <w:t xml:space="preserve">spoken to thousands of people in conferences, been on local and national news shows, </w:t>
      </w:r>
      <w:r w:rsidR="006457F4" w:rsidRPr="006457F4">
        <w:rPr>
          <w:sz w:val="28"/>
          <w:szCs w:val="28"/>
        </w:rPr>
        <w:t xml:space="preserve">and worked tirelessly to </w:t>
      </w:r>
      <w:r>
        <w:rPr>
          <w:sz w:val="28"/>
          <w:szCs w:val="28"/>
        </w:rPr>
        <w:t>provide crucial training</w:t>
      </w:r>
      <w:r w:rsidR="006457F4" w:rsidRPr="006457F4">
        <w:rPr>
          <w:sz w:val="28"/>
          <w:szCs w:val="28"/>
        </w:rPr>
        <w:t xml:space="preserve"> to those who needed help. Mrs. Jenkins' story served as a reminder that a little knowledge could go a long way in preventing devastating losses.</w:t>
      </w:r>
    </w:p>
    <w:p w14:paraId="6412C06D" w14:textId="77777777" w:rsidR="00010415" w:rsidRPr="00010415" w:rsidRDefault="00010415" w:rsidP="00D01712">
      <w:pPr>
        <w:pStyle w:val="NoSpacing"/>
        <w:spacing w:line="259" w:lineRule="auto"/>
        <w:contextualSpacing/>
        <w:rPr>
          <w:sz w:val="28"/>
          <w:szCs w:val="28"/>
        </w:rPr>
      </w:pPr>
    </w:p>
    <w:p w14:paraId="4540C18B" w14:textId="5ED3BFEE" w:rsidR="00E7751D" w:rsidRDefault="004E5657" w:rsidP="00D01712">
      <w:pPr>
        <w:pStyle w:val="NoSpacing"/>
        <w:spacing w:line="259" w:lineRule="auto"/>
        <w:contextualSpacing/>
        <w:rPr>
          <w:sz w:val="28"/>
          <w:szCs w:val="28"/>
        </w:rPr>
      </w:pPr>
      <w:r>
        <w:rPr>
          <w:sz w:val="28"/>
          <w:szCs w:val="28"/>
        </w:rPr>
        <w:t>Understanding some simple c</w:t>
      </w:r>
      <w:r w:rsidR="00010415" w:rsidRPr="00010415">
        <w:rPr>
          <w:sz w:val="28"/>
          <w:szCs w:val="28"/>
        </w:rPr>
        <w:t>ybersecurity basics are essential for protecting personal information from being stolen or compromised by cyber criminals. By understanding common cyber threats, individuals can take the necessary precautions to safeguard their personal and sensitive information. With the increasing prevalence of online activities, such as shopping, banking, and social networking, the risk of cyber threats has also grown. It is crucial for everyone to be aware of the potential dangers and take steps to protect themselves.</w:t>
      </w:r>
      <w:r w:rsidR="00F60B00">
        <w:rPr>
          <w:sz w:val="28"/>
          <w:szCs w:val="28"/>
        </w:rPr>
        <w:t xml:space="preserve"> Mrs. </w:t>
      </w:r>
      <w:r w:rsidR="00F60B00">
        <w:rPr>
          <w:sz w:val="28"/>
          <w:szCs w:val="28"/>
        </w:rPr>
        <w:lastRenderedPageBreak/>
        <w:t>Jenkins story is just one in a long line of stories of cyber victims who I have met and spoken to who, if armed with some simple cybersecurity basics, could have been spared the misery of becoming a cyber victim.</w:t>
      </w:r>
      <w:r w:rsidR="00010415" w:rsidRPr="00010415">
        <w:rPr>
          <w:sz w:val="28"/>
          <w:szCs w:val="28"/>
        </w:rPr>
        <w:br/>
      </w:r>
      <w:r w:rsidR="00010415" w:rsidRPr="00010415">
        <w:rPr>
          <w:sz w:val="28"/>
          <w:szCs w:val="28"/>
        </w:rPr>
        <w:br/>
        <w:t>One of the benefits of understanding cybersecurity basics is the ability to prevent identity theft. By being aware of common cyber threats, individuals can recognize potential scams and phishing attempts. This awareness reduces the risk of falling victim to identity theft, as they are less likely to provide personal information to fraudulent sources.</w:t>
      </w:r>
      <w:r w:rsidR="00010415" w:rsidRPr="00010415">
        <w:rPr>
          <w:sz w:val="28"/>
          <w:szCs w:val="28"/>
        </w:rPr>
        <w:br/>
      </w:r>
      <w:r w:rsidR="00010415" w:rsidRPr="00010415">
        <w:rPr>
          <w:sz w:val="28"/>
          <w:szCs w:val="28"/>
        </w:rPr>
        <w:br/>
        <w:t>Understanding cyber threats is also important for safeguarding financial accounts. With the prevalence of online banking and financial transactions, it is essential to keep these accounts safe from fraudulent activity and unauthorized access. By knowing about common cyber threats, individuals can take measures to secure their online financial accounts and protect their money from cyber criminals.</w:t>
      </w:r>
      <w:r w:rsidR="00010415" w:rsidRPr="00010415">
        <w:rPr>
          <w:sz w:val="28"/>
          <w:szCs w:val="28"/>
        </w:rPr>
        <w:br/>
      </w:r>
      <w:r w:rsidR="00010415" w:rsidRPr="00010415">
        <w:rPr>
          <w:sz w:val="28"/>
          <w:szCs w:val="28"/>
        </w:rPr>
        <w:br/>
        <w:t>Another advantage of understanding cybersecurity basics is the ability to avoid malware and viruses. By having a basic understanding of cyber threats, individuals can recognize and avoid malicious software that can infect their devices and steal their data</w:t>
      </w:r>
      <w:r w:rsidR="001D516D">
        <w:rPr>
          <w:sz w:val="28"/>
          <w:szCs w:val="28"/>
        </w:rPr>
        <w:t>, both from them personally or from their business</w:t>
      </w:r>
      <w:r w:rsidR="00010415" w:rsidRPr="00010415">
        <w:rPr>
          <w:sz w:val="28"/>
          <w:szCs w:val="28"/>
        </w:rPr>
        <w:t>. This knowledge can help in keeping personal</w:t>
      </w:r>
      <w:r w:rsidR="001D516D">
        <w:rPr>
          <w:sz w:val="28"/>
          <w:szCs w:val="28"/>
        </w:rPr>
        <w:t xml:space="preserve"> and business</w:t>
      </w:r>
      <w:r w:rsidR="00010415" w:rsidRPr="00010415">
        <w:rPr>
          <w:sz w:val="28"/>
          <w:szCs w:val="28"/>
        </w:rPr>
        <w:t xml:space="preserve"> devices and data safe from </w:t>
      </w:r>
      <w:r w:rsidR="00AF3BF2" w:rsidRPr="00010415">
        <w:rPr>
          <w:sz w:val="28"/>
          <w:szCs w:val="28"/>
        </w:rPr>
        <w:t>cyber-attacks</w:t>
      </w:r>
      <w:r w:rsidR="00010415" w:rsidRPr="00010415">
        <w:rPr>
          <w:sz w:val="28"/>
          <w:szCs w:val="28"/>
        </w:rPr>
        <w:t xml:space="preserve"> and unauthorized access.</w:t>
      </w:r>
      <w:r w:rsidR="00010415" w:rsidRPr="00010415">
        <w:rPr>
          <w:sz w:val="28"/>
          <w:szCs w:val="28"/>
        </w:rPr>
        <w:br/>
      </w:r>
      <w:r w:rsidR="00010415" w:rsidRPr="00010415">
        <w:rPr>
          <w:sz w:val="28"/>
          <w:szCs w:val="28"/>
        </w:rPr>
        <w:br/>
        <w:t>Furthermore, understanding cyber threats can help prevent cyber bullying</w:t>
      </w:r>
      <w:r w:rsidR="001D516D">
        <w:rPr>
          <w:sz w:val="28"/>
          <w:szCs w:val="28"/>
        </w:rPr>
        <w:t xml:space="preserve"> and other cyber threats targeting your children</w:t>
      </w:r>
      <w:r w:rsidR="00010415" w:rsidRPr="00010415">
        <w:rPr>
          <w:sz w:val="28"/>
          <w:szCs w:val="28"/>
        </w:rPr>
        <w:t>. With the rise of social media and online interactions, cyber bullying</w:t>
      </w:r>
      <w:r w:rsidR="001D516D">
        <w:rPr>
          <w:sz w:val="28"/>
          <w:szCs w:val="28"/>
        </w:rPr>
        <w:t xml:space="preserve">, as well as activity like sexting, </w:t>
      </w:r>
      <w:r w:rsidR="00010415" w:rsidRPr="00010415">
        <w:rPr>
          <w:sz w:val="28"/>
          <w:szCs w:val="28"/>
        </w:rPr>
        <w:t>has become a significant concern. By knowing about cyber threats, individuals can recognize and address online harassment, protecting themselves and others from the harmful effects of cyber bullying.</w:t>
      </w:r>
      <w:r w:rsidR="00010415" w:rsidRPr="00010415">
        <w:rPr>
          <w:sz w:val="28"/>
          <w:szCs w:val="28"/>
        </w:rPr>
        <w:br/>
      </w:r>
      <w:r w:rsidR="00010415" w:rsidRPr="00010415">
        <w:rPr>
          <w:sz w:val="28"/>
          <w:szCs w:val="28"/>
        </w:rPr>
        <w:br/>
        <w:t>Moreover, understanding cybersecurity basics can help protect one's reputation. With the prevalence of social media and online communities, it is essential to be aware of potential online reputation attacks and social media scams. By understanding cyber threats, individuals can avoid falling prey to these scams and protect their personal and professional standing.</w:t>
      </w:r>
      <w:r w:rsidR="00010415" w:rsidRPr="00010415">
        <w:rPr>
          <w:sz w:val="28"/>
          <w:szCs w:val="28"/>
        </w:rPr>
        <w:br/>
      </w:r>
      <w:r w:rsidR="00010415" w:rsidRPr="00010415">
        <w:rPr>
          <w:sz w:val="28"/>
          <w:szCs w:val="28"/>
        </w:rPr>
        <w:lastRenderedPageBreak/>
        <w:br/>
        <w:t>Lastly, understanding cybersecurity basics is important for staying informed and vigilant. By being aware of the latest scams and security risks, individuals can be more proactive in protecting themselves and others from cybercrime. This knowledge empowers individuals to take the necessary precautions and stay vigilant in the face of evolving cyber threats.</w:t>
      </w:r>
      <w:r w:rsidR="00010415" w:rsidRPr="00010415">
        <w:rPr>
          <w:sz w:val="28"/>
          <w:szCs w:val="28"/>
        </w:rPr>
        <w:br/>
      </w:r>
      <w:r w:rsidR="00010415" w:rsidRPr="00010415">
        <w:rPr>
          <w:sz w:val="28"/>
          <w:szCs w:val="28"/>
        </w:rPr>
        <w:br/>
        <w:t xml:space="preserve">In conclusion, understanding cybersecurity basics is essential for </w:t>
      </w:r>
      <w:r w:rsidR="008F1FA5">
        <w:rPr>
          <w:sz w:val="28"/>
          <w:szCs w:val="28"/>
        </w:rPr>
        <w:t xml:space="preserve">helping you be a </w:t>
      </w:r>
      <w:r w:rsidR="00961871">
        <w:rPr>
          <w:sz w:val="28"/>
          <w:szCs w:val="28"/>
        </w:rPr>
        <w:t xml:space="preserve">Cyber Smart and Cyber Safe online citizen. </w:t>
      </w:r>
      <w:r w:rsidR="00010415" w:rsidRPr="00010415">
        <w:rPr>
          <w:sz w:val="28"/>
          <w:szCs w:val="28"/>
        </w:rPr>
        <w:t>With the increasing prevalence of online activities, it is crucial for everyone to be aware of common cyber threats and take the necessary measures to protect themselves and their personal information. By understanding cybersecurity basics, individuals can navigate the online world safely and responsibly, reducing the risk of falling victim to cyber</w:t>
      </w:r>
      <w:r w:rsidR="00961871">
        <w:rPr>
          <w:sz w:val="28"/>
          <w:szCs w:val="28"/>
        </w:rPr>
        <w:t xml:space="preserve"> bad guys.</w:t>
      </w:r>
    </w:p>
    <w:p w14:paraId="06459087" w14:textId="77777777" w:rsidR="00AF3BF2" w:rsidRDefault="00AF3BF2" w:rsidP="00D01712">
      <w:pPr>
        <w:pStyle w:val="NoSpacing"/>
        <w:spacing w:line="259" w:lineRule="auto"/>
        <w:contextualSpacing/>
        <w:rPr>
          <w:sz w:val="28"/>
          <w:szCs w:val="28"/>
        </w:rPr>
      </w:pPr>
    </w:p>
    <w:p w14:paraId="77431BE3" w14:textId="56E16DEA" w:rsidR="001F722B" w:rsidRDefault="001F722B" w:rsidP="00D01712">
      <w:pPr>
        <w:pStyle w:val="Heading2"/>
        <w:contextualSpacing/>
      </w:pPr>
      <w:r>
        <w:t xml:space="preserve">Who is </w:t>
      </w:r>
      <w:r w:rsidR="008F782B">
        <w:t xml:space="preserve">Darren Mott </w:t>
      </w:r>
      <w:r>
        <w:t>“The CyBUr Guy?”</w:t>
      </w:r>
    </w:p>
    <w:p w14:paraId="4F828BA5" w14:textId="77777777" w:rsidR="001F722B" w:rsidRDefault="001F722B" w:rsidP="00D01712">
      <w:pPr>
        <w:pStyle w:val="NoSpacing"/>
        <w:spacing w:line="259" w:lineRule="auto"/>
        <w:contextualSpacing/>
        <w:rPr>
          <w:b/>
          <w:bCs/>
          <w:sz w:val="28"/>
          <w:szCs w:val="28"/>
        </w:rPr>
      </w:pPr>
    </w:p>
    <w:p w14:paraId="23C91EC5" w14:textId="56F17A2E" w:rsidR="00832868" w:rsidRDefault="00832868" w:rsidP="00D01712">
      <w:pPr>
        <w:pStyle w:val="NoSpacing"/>
        <w:spacing w:line="259" w:lineRule="auto"/>
        <w:contextualSpacing/>
        <w:rPr>
          <w:sz w:val="28"/>
          <w:szCs w:val="28"/>
        </w:rPr>
      </w:pPr>
      <w:r>
        <w:rPr>
          <w:sz w:val="28"/>
          <w:szCs w:val="28"/>
        </w:rPr>
        <w:t>In 1998 I was a high school science teacher in Orlando, Florida</w:t>
      </w:r>
      <w:r w:rsidR="007572AA">
        <w:rPr>
          <w:sz w:val="28"/>
          <w:szCs w:val="28"/>
        </w:rPr>
        <w:t xml:space="preserve">, teaching a summer school biology class, and during a movie on something like </w:t>
      </w:r>
      <w:r w:rsidR="005E03E9">
        <w:rPr>
          <w:sz w:val="28"/>
          <w:szCs w:val="28"/>
        </w:rPr>
        <w:t xml:space="preserve">mitosis, or meiosis, or some such thing, I was surfing </w:t>
      </w:r>
      <w:r w:rsidR="00F92AC2">
        <w:rPr>
          <w:sz w:val="28"/>
          <w:szCs w:val="28"/>
        </w:rPr>
        <w:t>the nascent</w:t>
      </w:r>
      <w:r w:rsidR="005E03E9">
        <w:rPr>
          <w:sz w:val="28"/>
          <w:szCs w:val="28"/>
        </w:rPr>
        <w:t xml:space="preserve"> Internet on an old </w:t>
      </w:r>
      <w:r w:rsidR="00A070ED">
        <w:rPr>
          <w:sz w:val="28"/>
          <w:szCs w:val="28"/>
        </w:rPr>
        <w:t xml:space="preserve">Apple desktop computer and ended up on </w:t>
      </w:r>
      <w:r w:rsidR="00A070ED" w:rsidRPr="00A070ED">
        <w:rPr>
          <w:sz w:val="28"/>
          <w:szCs w:val="28"/>
        </w:rPr>
        <w:t>www.FBI.gov</w:t>
      </w:r>
      <w:r w:rsidR="00A070ED">
        <w:rPr>
          <w:sz w:val="28"/>
          <w:szCs w:val="28"/>
        </w:rPr>
        <w:t xml:space="preserve">. The front page </w:t>
      </w:r>
      <w:r w:rsidR="0014625C">
        <w:rPr>
          <w:sz w:val="28"/>
          <w:szCs w:val="28"/>
        </w:rPr>
        <w:t>said,</w:t>
      </w:r>
      <w:r w:rsidR="00A070ED">
        <w:rPr>
          <w:sz w:val="28"/>
          <w:szCs w:val="28"/>
        </w:rPr>
        <w:t xml:space="preserve"> “Accepting </w:t>
      </w:r>
      <w:r w:rsidR="00D45979">
        <w:rPr>
          <w:sz w:val="28"/>
          <w:szCs w:val="28"/>
        </w:rPr>
        <w:t>Applications for Special Agents: Click Here!” I took a chance and clicked the link</w:t>
      </w:r>
      <w:r w:rsidR="006C45AB">
        <w:rPr>
          <w:sz w:val="28"/>
          <w:szCs w:val="28"/>
        </w:rPr>
        <w:t xml:space="preserve"> (this was before clicking links was really bad! – more on that later</w:t>
      </w:r>
      <w:r w:rsidR="00D45979">
        <w:rPr>
          <w:sz w:val="28"/>
          <w:szCs w:val="28"/>
        </w:rPr>
        <w:t>.</w:t>
      </w:r>
      <w:r w:rsidR="006C45AB">
        <w:rPr>
          <w:sz w:val="28"/>
          <w:szCs w:val="28"/>
        </w:rPr>
        <w:t>)</w:t>
      </w:r>
    </w:p>
    <w:p w14:paraId="619E61AA" w14:textId="77777777" w:rsidR="00D45979" w:rsidRDefault="00D45979" w:rsidP="00D01712">
      <w:pPr>
        <w:pStyle w:val="NoSpacing"/>
        <w:spacing w:line="259" w:lineRule="auto"/>
        <w:contextualSpacing/>
        <w:rPr>
          <w:sz w:val="28"/>
          <w:szCs w:val="28"/>
        </w:rPr>
      </w:pPr>
    </w:p>
    <w:p w14:paraId="1A506FA5" w14:textId="010BD1AF" w:rsidR="00D45979" w:rsidRDefault="00D45979" w:rsidP="00D01712">
      <w:pPr>
        <w:pStyle w:val="NoSpacing"/>
        <w:spacing w:line="259" w:lineRule="auto"/>
        <w:contextualSpacing/>
        <w:rPr>
          <w:sz w:val="28"/>
          <w:szCs w:val="28"/>
        </w:rPr>
      </w:pPr>
      <w:r>
        <w:rPr>
          <w:sz w:val="28"/>
          <w:szCs w:val="28"/>
        </w:rPr>
        <w:t xml:space="preserve">13 months later I was walking </w:t>
      </w:r>
      <w:r w:rsidR="00936E1D" w:rsidRPr="00936E1D">
        <w:rPr>
          <w:sz w:val="28"/>
          <w:szCs w:val="28"/>
        </w:rPr>
        <w:t>through the doors of the FBI Academy in Quantico Virginia.</w:t>
      </w:r>
      <w:r w:rsidR="0014625C">
        <w:rPr>
          <w:sz w:val="28"/>
          <w:szCs w:val="28"/>
        </w:rPr>
        <w:t xml:space="preserve"> </w:t>
      </w:r>
      <w:del w:id="1" w:author="DARREN J MOTT" w:date="2024-01-27T09:26:00Z">
        <w:r w:rsidR="0014625C" w:rsidDel="00A64D4D">
          <w:rPr>
            <w:sz w:val="28"/>
            <w:szCs w:val="28"/>
          </w:rPr>
          <w:delText>Fortuantely</w:delText>
        </w:r>
      </w:del>
      <w:r w:rsidR="006C45AB">
        <w:rPr>
          <w:sz w:val="28"/>
          <w:szCs w:val="28"/>
        </w:rPr>
        <w:t>Fortunately,</w:t>
      </w:r>
      <w:r w:rsidR="0014625C">
        <w:rPr>
          <w:sz w:val="28"/>
          <w:szCs w:val="28"/>
        </w:rPr>
        <w:t xml:space="preserve"> I had been involved in computers in some way or another since I touched my first one in 1977 at the bank my mother worked as a computer programmer. </w:t>
      </w:r>
      <w:r w:rsidR="001D2294">
        <w:rPr>
          <w:sz w:val="28"/>
          <w:szCs w:val="28"/>
        </w:rPr>
        <w:t xml:space="preserve">Due to my proclivity with </w:t>
      </w:r>
      <w:r w:rsidR="00C95E19">
        <w:rPr>
          <w:sz w:val="28"/>
          <w:szCs w:val="28"/>
        </w:rPr>
        <w:t>computers and</w:t>
      </w:r>
      <w:r w:rsidR="00E944D1">
        <w:rPr>
          <w:sz w:val="28"/>
          <w:szCs w:val="28"/>
        </w:rPr>
        <w:t xml:space="preserve"> being one of the only </w:t>
      </w:r>
      <w:r w:rsidR="00BF69E0">
        <w:rPr>
          <w:sz w:val="28"/>
          <w:szCs w:val="28"/>
        </w:rPr>
        <w:t xml:space="preserve">Agent in my New Agent Class at Quantico who loved the cyber training, </w:t>
      </w:r>
      <w:r w:rsidR="00D1446E">
        <w:rPr>
          <w:sz w:val="28"/>
          <w:szCs w:val="28"/>
        </w:rPr>
        <w:t>I was assigned to the nascent Cyber Squad in the Charlotte Field Office</w:t>
      </w:r>
      <w:r w:rsidR="00FB0B48">
        <w:rPr>
          <w:sz w:val="28"/>
          <w:szCs w:val="28"/>
        </w:rPr>
        <w:t xml:space="preserve"> of the FBI.</w:t>
      </w:r>
    </w:p>
    <w:p w14:paraId="1DED60AF" w14:textId="77777777" w:rsidR="00FB0B48" w:rsidRDefault="00FB0B48" w:rsidP="00D01712">
      <w:pPr>
        <w:pStyle w:val="NoSpacing"/>
        <w:spacing w:line="259" w:lineRule="auto"/>
        <w:contextualSpacing/>
        <w:rPr>
          <w:sz w:val="28"/>
          <w:szCs w:val="28"/>
        </w:rPr>
      </w:pPr>
    </w:p>
    <w:p w14:paraId="2BEF07C7" w14:textId="77777777" w:rsidR="00A84C46" w:rsidRDefault="00FB0B48" w:rsidP="00D01712">
      <w:pPr>
        <w:pStyle w:val="NoSpacing"/>
        <w:spacing w:line="259" w:lineRule="auto"/>
        <w:contextualSpacing/>
        <w:rPr>
          <w:sz w:val="28"/>
          <w:szCs w:val="28"/>
        </w:rPr>
      </w:pPr>
      <w:r>
        <w:rPr>
          <w:sz w:val="28"/>
          <w:szCs w:val="28"/>
        </w:rPr>
        <w:t xml:space="preserve">My subsequent 20-year career in the FBI led me to many places as I became a cybercrime </w:t>
      </w:r>
      <w:r w:rsidR="008311BD">
        <w:rPr>
          <w:sz w:val="28"/>
          <w:szCs w:val="28"/>
        </w:rPr>
        <w:t xml:space="preserve">and cybersecurity </w:t>
      </w:r>
      <w:r>
        <w:rPr>
          <w:sz w:val="28"/>
          <w:szCs w:val="28"/>
        </w:rPr>
        <w:t>expert</w:t>
      </w:r>
      <w:r w:rsidR="00883223">
        <w:rPr>
          <w:sz w:val="28"/>
          <w:szCs w:val="28"/>
        </w:rPr>
        <w:t>. I traveled to Russia, Estonia, South Korea, The UK, The Netherlands</w:t>
      </w:r>
      <w:r w:rsidR="00016801">
        <w:rPr>
          <w:sz w:val="28"/>
          <w:szCs w:val="28"/>
        </w:rPr>
        <w:t>, Brazil and Argentina</w:t>
      </w:r>
      <w:r w:rsidR="00883223">
        <w:rPr>
          <w:sz w:val="28"/>
          <w:szCs w:val="28"/>
        </w:rPr>
        <w:t xml:space="preserve"> and worked with law enforcement </w:t>
      </w:r>
      <w:r w:rsidR="00883223">
        <w:rPr>
          <w:sz w:val="28"/>
          <w:szCs w:val="28"/>
        </w:rPr>
        <w:lastRenderedPageBreak/>
        <w:t xml:space="preserve">partners from those countries as well as Canada, Israel, Germany, </w:t>
      </w:r>
      <w:r w:rsidR="00367639">
        <w:rPr>
          <w:sz w:val="28"/>
          <w:szCs w:val="28"/>
        </w:rPr>
        <w:t xml:space="preserve">and </w:t>
      </w:r>
      <w:r w:rsidR="00883223">
        <w:rPr>
          <w:sz w:val="28"/>
          <w:szCs w:val="28"/>
        </w:rPr>
        <w:t xml:space="preserve">Australia in some form or another dealing the evolving threat of cybercrime across the world. </w:t>
      </w:r>
    </w:p>
    <w:p w14:paraId="7C656261" w14:textId="77777777" w:rsidR="00A84C46" w:rsidRDefault="00A84C46" w:rsidP="00D01712">
      <w:pPr>
        <w:pStyle w:val="NoSpacing"/>
        <w:spacing w:line="259" w:lineRule="auto"/>
        <w:contextualSpacing/>
        <w:rPr>
          <w:sz w:val="28"/>
          <w:szCs w:val="28"/>
        </w:rPr>
      </w:pPr>
    </w:p>
    <w:p w14:paraId="208CC748" w14:textId="0C0A2620" w:rsidR="00FB0B48" w:rsidRDefault="006C45AB" w:rsidP="00D01712">
      <w:pPr>
        <w:pStyle w:val="NoSpacing"/>
        <w:spacing w:line="259" w:lineRule="auto"/>
        <w:contextualSpacing/>
        <w:rPr>
          <w:sz w:val="28"/>
          <w:szCs w:val="28"/>
        </w:rPr>
      </w:pPr>
      <w:r>
        <w:rPr>
          <w:sz w:val="28"/>
          <w:szCs w:val="28"/>
        </w:rPr>
        <w:t>I retired from the FBI in 2019 and started my podcast</w:t>
      </w:r>
      <w:r w:rsidR="00B7683D">
        <w:rPr>
          <w:sz w:val="28"/>
          <w:szCs w:val="28"/>
        </w:rPr>
        <w:t xml:space="preserve"> “The CyBUr Guy Podcast”. I spelled it “CyBUr” as a branding idea. The “BU” in CyBUr is a reference to “BUREAU” as in Federal Bureau of Investigation.</w:t>
      </w:r>
      <w:r w:rsidR="006A24D4">
        <w:rPr>
          <w:sz w:val="28"/>
          <w:szCs w:val="28"/>
        </w:rPr>
        <w:t xml:space="preserve"> Plus, it still sounds like “cyber”.</w:t>
      </w:r>
      <w:r w:rsidR="000619EF">
        <w:rPr>
          <w:sz w:val="28"/>
          <w:szCs w:val="28"/>
        </w:rPr>
        <w:t xml:space="preserve"> In 2023 I started a second podcast, the “CyBUr Smart Morning News Update” that is a quick look at daily cyber news. Both are available at your favorite podcast provider.</w:t>
      </w:r>
    </w:p>
    <w:p w14:paraId="331814D2" w14:textId="77777777" w:rsidR="006A24D4" w:rsidRDefault="006A24D4" w:rsidP="00D01712">
      <w:pPr>
        <w:pStyle w:val="NoSpacing"/>
        <w:spacing w:line="259" w:lineRule="auto"/>
        <w:contextualSpacing/>
        <w:rPr>
          <w:sz w:val="28"/>
          <w:szCs w:val="28"/>
        </w:rPr>
      </w:pPr>
    </w:p>
    <w:p w14:paraId="072AC214" w14:textId="53C0254D" w:rsidR="006A24D4" w:rsidRPr="00832868" w:rsidRDefault="006A24D4" w:rsidP="00D01712">
      <w:pPr>
        <w:pStyle w:val="NoSpacing"/>
        <w:spacing w:line="259" w:lineRule="auto"/>
        <w:contextualSpacing/>
        <w:rPr>
          <w:sz w:val="28"/>
          <w:szCs w:val="28"/>
        </w:rPr>
      </w:pPr>
      <w:r>
        <w:rPr>
          <w:sz w:val="28"/>
          <w:szCs w:val="28"/>
        </w:rPr>
        <w:t xml:space="preserve">Since retiring I have made it my mission to blend my two passions, education and cybersecurity to </w:t>
      </w:r>
      <w:r w:rsidR="000619EF">
        <w:rPr>
          <w:sz w:val="28"/>
          <w:szCs w:val="28"/>
        </w:rPr>
        <w:t>help people understand the complexities of the rapidly evolving cyber landscape so they can reduce the risk that they will become a cyber victim and need to contact the FBI or local law enforcement. As I like to say, “Knowledge is protection. If we can understand the threats targeting use, we can assess our risk, and proceed wisely</w:t>
      </w:r>
      <w:r w:rsidR="00620938">
        <w:rPr>
          <w:sz w:val="28"/>
          <w:szCs w:val="28"/>
        </w:rPr>
        <w:t xml:space="preserve"> online</w:t>
      </w:r>
      <w:r w:rsidR="000619EF">
        <w:rPr>
          <w:sz w:val="28"/>
          <w:szCs w:val="28"/>
        </w:rPr>
        <w:t xml:space="preserve">.” This book </w:t>
      </w:r>
      <w:r w:rsidR="00620938">
        <w:rPr>
          <w:sz w:val="28"/>
          <w:szCs w:val="28"/>
        </w:rPr>
        <w:t>wa</w:t>
      </w:r>
      <w:r w:rsidR="000619EF">
        <w:rPr>
          <w:sz w:val="28"/>
          <w:szCs w:val="28"/>
        </w:rPr>
        <w:t xml:space="preserve">s built out of </w:t>
      </w:r>
      <w:r w:rsidR="005B407E">
        <w:rPr>
          <w:sz w:val="28"/>
          <w:szCs w:val="28"/>
        </w:rPr>
        <w:t>this passion.</w:t>
      </w:r>
    </w:p>
    <w:p w14:paraId="0E039CDE" w14:textId="77777777" w:rsidR="001F722B" w:rsidRDefault="001F722B" w:rsidP="00D01712">
      <w:pPr>
        <w:pStyle w:val="NoSpacing"/>
        <w:spacing w:line="259" w:lineRule="auto"/>
        <w:contextualSpacing/>
        <w:rPr>
          <w:b/>
          <w:bCs/>
          <w:sz w:val="28"/>
          <w:szCs w:val="28"/>
        </w:rPr>
      </w:pPr>
    </w:p>
    <w:p w14:paraId="6EC58C6F" w14:textId="6491D6E3" w:rsidR="00B83112" w:rsidRDefault="00AF3BF2" w:rsidP="00D01712">
      <w:pPr>
        <w:pStyle w:val="Heading2"/>
        <w:contextualSpacing/>
      </w:pPr>
      <w:r w:rsidRPr="00B83112">
        <w:t xml:space="preserve">Who is this </w:t>
      </w:r>
      <w:r w:rsidRPr="00D65AA0">
        <w:t>book</w:t>
      </w:r>
      <w:r w:rsidRPr="00B83112">
        <w:t xml:space="preserve"> for?</w:t>
      </w:r>
      <w:r>
        <w:t xml:space="preserve"> </w:t>
      </w:r>
    </w:p>
    <w:p w14:paraId="20F1CC96" w14:textId="77777777" w:rsidR="00B83112" w:rsidRDefault="00B83112" w:rsidP="00D01712">
      <w:pPr>
        <w:pStyle w:val="NoSpacing"/>
        <w:spacing w:line="259" w:lineRule="auto"/>
        <w:contextualSpacing/>
        <w:rPr>
          <w:sz w:val="28"/>
          <w:szCs w:val="28"/>
        </w:rPr>
      </w:pPr>
    </w:p>
    <w:p w14:paraId="1459497E" w14:textId="3ED26699" w:rsidR="005B407E" w:rsidRDefault="00B83112" w:rsidP="00D01712">
      <w:pPr>
        <w:contextualSpacing/>
        <w:rPr>
          <w:szCs w:val="28"/>
        </w:rPr>
      </w:pPr>
      <w:r w:rsidRPr="00B83112">
        <w:rPr>
          <w:szCs w:val="28"/>
        </w:rPr>
        <w:t xml:space="preserve">This book is crafted especially for </w:t>
      </w:r>
      <w:r>
        <w:rPr>
          <w:szCs w:val="28"/>
        </w:rPr>
        <w:t>anyone</w:t>
      </w:r>
      <w:r w:rsidRPr="00B83112">
        <w:rPr>
          <w:szCs w:val="28"/>
        </w:rPr>
        <w:t xml:space="preserve"> who often find themselves entangled</w:t>
      </w:r>
      <w:r w:rsidR="00E119D4">
        <w:rPr>
          <w:szCs w:val="28"/>
        </w:rPr>
        <w:t xml:space="preserve"> or confused</w:t>
      </w:r>
      <w:r w:rsidRPr="00B83112">
        <w:rPr>
          <w:szCs w:val="28"/>
        </w:rPr>
        <w:t xml:space="preserve"> </w:t>
      </w:r>
      <w:r w:rsidR="004877EC">
        <w:rPr>
          <w:szCs w:val="28"/>
        </w:rPr>
        <w:t>by</w:t>
      </w:r>
      <w:r w:rsidRPr="00B83112">
        <w:rPr>
          <w:szCs w:val="28"/>
        </w:rPr>
        <w:t xml:space="preserve"> the complexities of the digital world, seeking guidance on what often appears to be </w:t>
      </w:r>
      <w:r w:rsidR="005B407E">
        <w:rPr>
          <w:szCs w:val="28"/>
        </w:rPr>
        <w:t>complex “cyber stuff</w:t>
      </w:r>
      <w:r w:rsidRPr="00B83112">
        <w:rPr>
          <w:szCs w:val="28"/>
        </w:rPr>
        <w:t>.</w:t>
      </w:r>
      <w:r w:rsidR="005B407E">
        <w:rPr>
          <w:szCs w:val="28"/>
        </w:rPr>
        <w:t>”</w:t>
      </w:r>
      <w:r w:rsidRPr="00B83112">
        <w:rPr>
          <w:szCs w:val="28"/>
        </w:rPr>
        <w:t xml:space="preserve"> </w:t>
      </w:r>
    </w:p>
    <w:p w14:paraId="5B10B206" w14:textId="1FBC42BF" w:rsidR="00B83112" w:rsidRPr="00B83112" w:rsidRDefault="00B83112" w:rsidP="00D01712">
      <w:pPr>
        <w:contextualSpacing/>
        <w:rPr>
          <w:szCs w:val="28"/>
        </w:rPr>
      </w:pPr>
      <w:r w:rsidRPr="00B83112">
        <w:rPr>
          <w:szCs w:val="28"/>
        </w:rPr>
        <w:t xml:space="preserve">It's for those who have experienced the frustration of a compromised email account, the confusion over securing their home Wi-Fi, or the concern of protecting their children online. Recognizing that not everyone has a background in digital security, this book serves as a bridge between the often </w:t>
      </w:r>
      <w:r>
        <w:rPr>
          <w:szCs w:val="28"/>
        </w:rPr>
        <w:t>“</w:t>
      </w:r>
      <w:r w:rsidR="00AC15B8">
        <w:rPr>
          <w:szCs w:val="28"/>
        </w:rPr>
        <w:t>mystical”</w:t>
      </w:r>
      <w:r w:rsidRPr="00B83112">
        <w:rPr>
          <w:szCs w:val="28"/>
        </w:rPr>
        <w:t xml:space="preserve"> world of cybersecurity and the practical needs of everyday users. It's a lifeline for those who regularly reach out to their 'techie' relatives or friends, hoping to navigate the cyber landscape more safely and with greater confidence.</w:t>
      </w:r>
    </w:p>
    <w:p w14:paraId="467B3DF4" w14:textId="7FC99C3E" w:rsidR="00B21E55" w:rsidRDefault="00B83112" w:rsidP="00D01712">
      <w:pPr>
        <w:contextualSpacing/>
        <w:rPr>
          <w:szCs w:val="28"/>
        </w:rPr>
      </w:pPr>
      <w:r w:rsidRPr="00B83112">
        <w:rPr>
          <w:szCs w:val="28"/>
        </w:rPr>
        <w:t xml:space="preserve">The content within these pages does not assume a deep understanding of technology; instead, it's </w:t>
      </w:r>
      <w:r w:rsidR="00C95E19" w:rsidRPr="00B83112">
        <w:rPr>
          <w:szCs w:val="28"/>
        </w:rPr>
        <w:t>an</w:t>
      </w:r>
      <w:r w:rsidRPr="00B83112">
        <w:rPr>
          <w:szCs w:val="28"/>
        </w:rPr>
        <w:t xml:space="preserve"> </w:t>
      </w:r>
      <w:r w:rsidR="004877EC">
        <w:rPr>
          <w:szCs w:val="28"/>
        </w:rPr>
        <w:t>easy-to-follow</w:t>
      </w:r>
      <w:r w:rsidRPr="00B83112">
        <w:rPr>
          <w:szCs w:val="28"/>
        </w:rPr>
        <w:t xml:space="preserve"> guide, speaking to those who may feel overwhelmed by the barrage of online threats and the deluge of advice on the internet. Whether you're trying to lock down your social media privacy settings, decipher the need for various software updates, or simply want to use the internet without the constant fear of cyber mishaps, this book is your ally. It's </w:t>
      </w:r>
      <w:r w:rsidRPr="00B83112">
        <w:rPr>
          <w:szCs w:val="28"/>
        </w:rPr>
        <w:lastRenderedPageBreak/>
        <w:t xml:space="preserve">meant to empower you with knowledge and tools, demystify the principles of cybersecurity, and provide you with straightforward steps to improve your online habits. After all, in the digital era, being </w:t>
      </w:r>
      <w:r w:rsidR="00AC15B8">
        <w:rPr>
          <w:szCs w:val="28"/>
        </w:rPr>
        <w:t>C</w:t>
      </w:r>
      <w:r w:rsidRPr="00B83112">
        <w:rPr>
          <w:szCs w:val="28"/>
        </w:rPr>
        <w:t xml:space="preserve">yber </w:t>
      </w:r>
      <w:r w:rsidR="00AC15B8">
        <w:rPr>
          <w:szCs w:val="28"/>
        </w:rPr>
        <w:t>S</w:t>
      </w:r>
      <w:r w:rsidRPr="00B83112">
        <w:rPr>
          <w:szCs w:val="28"/>
        </w:rPr>
        <w:t>mart is not just the responsibility of IT experts; it's a skill set that every user needs to cultivate.</w:t>
      </w:r>
      <w:r w:rsidR="00B21E55">
        <w:rPr>
          <w:szCs w:val="28"/>
        </w:rPr>
        <w:br w:type="page"/>
      </w:r>
    </w:p>
    <w:p w14:paraId="100BFC4C" w14:textId="0CEC12A8" w:rsidR="00B21E55" w:rsidRPr="00EA6B32" w:rsidRDefault="00B21E55" w:rsidP="00D01712">
      <w:pPr>
        <w:pStyle w:val="Heading1"/>
      </w:pPr>
      <w:bookmarkStart w:id="2" w:name="_Toc157348464"/>
      <w:r w:rsidRPr="00946584">
        <w:lastRenderedPageBreak/>
        <w:t xml:space="preserve">Don't </w:t>
      </w:r>
      <w:r w:rsidRPr="00217788">
        <w:t>Be</w:t>
      </w:r>
      <w:r w:rsidRPr="00946584">
        <w:t xml:space="preserve"> a Victim: </w:t>
      </w:r>
      <w:r w:rsidRPr="00D65AA0">
        <w:t>The</w:t>
      </w:r>
      <w:r w:rsidRPr="00946584">
        <w:t xml:space="preserve"> Crucial Steps to </w:t>
      </w:r>
      <w:r>
        <w:t xml:space="preserve">Building </w:t>
      </w:r>
      <w:r w:rsidRPr="00946584">
        <w:t>Your Online Defenses</w:t>
      </w:r>
      <w:bookmarkEnd w:id="2"/>
    </w:p>
    <w:p w14:paraId="36DAA363" w14:textId="77777777" w:rsidR="00B21E55" w:rsidRPr="00946584" w:rsidRDefault="00B21E55" w:rsidP="00D01712">
      <w:pPr>
        <w:pStyle w:val="NoSpacing"/>
        <w:spacing w:line="259" w:lineRule="auto"/>
        <w:contextualSpacing/>
        <w:rPr>
          <w:sz w:val="24"/>
          <w:szCs w:val="24"/>
        </w:rPr>
      </w:pPr>
    </w:p>
    <w:p w14:paraId="6B9E80C8" w14:textId="34FE04B4" w:rsidR="001008B0" w:rsidRDefault="00B21E55" w:rsidP="00D01712">
      <w:pPr>
        <w:pStyle w:val="NoSpacing"/>
        <w:spacing w:line="259" w:lineRule="auto"/>
        <w:contextualSpacing/>
        <w:rPr>
          <w:sz w:val="28"/>
          <w:szCs w:val="28"/>
        </w:rPr>
      </w:pPr>
      <w:r w:rsidRPr="00982A7A">
        <w:rPr>
          <w:sz w:val="28"/>
          <w:szCs w:val="28"/>
        </w:rPr>
        <w:t xml:space="preserve">In today's digital age, it's more important than ever to prioritize cyber safety—not just for </w:t>
      </w:r>
      <w:r w:rsidR="002B75E1">
        <w:rPr>
          <w:sz w:val="28"/>
          <w:szCs w:val="28"/>
        </w:rPr>
        <w:t>ourselves</w:t>
      </w:r>
      <w:r w:rsidRPr="00982A7A">
        <w:rPr>
          <w:sz w:val="28"/>
          <w:szCs w:val="28"/>
        </w:rPr>
        <w:t xml:space="preserve">, but for our families and </w:t>
      </w:r>
      <w:r w:rsidR="001008B0">
        <w:rPr>
          <w:sz w:val="28"/>
          <w:szCs w:val="28"/>
        </w:rPr>
        <w:t xml:space="preserve">our </w:t>
      </w:r>
      <w:r w:rsidRPr="00982A7A">
        <w:rPr>
          <w:sz w:val="28"/>
          <w:szCs w:val="28"/>
        </w:rPr>
        <w:t>businesses as well. The internet</w:t>
      </w:r>
      <w:r w:rsidR="001008B0">
        <w:rPr>
          <w:sz w:val="28"/>
          <w:szCs w:val="28"/>
        </w:rPr>
        <w:t xml:space="preserve">, and all that </w:t>
      </w:r>
      <w:r w:rsidR="002B75E1">
        <w:rPr>
          <w:sz w:val="28"/>
          <w:szCs w:val="28"/>
        </w:rPr>
        <w:t>encompasses</w:t>
      </w:r>
      <w:r w:rsidR="001008B0">
        <w:rPr>
          <w:sz w:val="28"/>
          <w:szCs w:val="28"/>
        </w:rPr>
        <w:t>,</w:t>
      </w:r>
      <w:r w:rsidRPr="00982A7A">
        <w:rPr>
          <w:sz w:val="28"/>
          <w:szCs w:val="28"/>
        </w:rPr>
        <w:t xml:space="preserve"> has become an integral part of our daily lives, from banking and shopping to staying connected with friends and colleagues. However, this increased reliance on technology also makes us more vulnerable to cyber threats. That's why it's crucial to </w:t>
      </w:r>
      <w:r w:rsidR="001008B0">
        <w:rPr>
          <w:sz w:val="28"/>
          <w:szCs w:val="28"/>
        </w:rPr>
        <w:t xml:space="preserve">get help </w:t>
      </w:r>
      <w:r w:rsidRPr="00982A7A">
        <w:rPr>
          <w:sz w:val="28"/>
          <w:szCs w:val="28"/>
        </w:rPr>
        <w:t>demystify</w:t>
      </w:r>
      <w:r w:rsidR="001008B0">
        <w:rPr>
          <w:sz w:val="28"/>
          <w:szCs w:val="28"/>
        </w:rPr>
        <w:t>ing</w:t>
      </w:r>
      <w:r w:rsidRPr="00982A7A">
        <w:rPr>
          <w:sz w:val="28"/>
          <w:szCs w:val="28"/>
        </w:rPr>
        <w:t xml:space="preserve"> cyber safety and equip themselves with the knowledge and tools to protect against online dangers.</w:t>
      </w:r>
      <w:r w:rsidRPr="00982A7A">
        <w:rPr>
          <w:sz w:val="28"/>
          <w:szCs w:val="28"/>
        </w:rPr>
        <w:br/>
      </w:r>
      <w:r w:rsidRPr="00982A7A">
        <w:rPr>
          <w:sz w:val="28"/>
          <w:szCs w:val="28"/>
        </w:rPr>
        <w:br/>
        <w:t xml:space="preserve">The </w:t>
      </w:r>
      <w:r w:rsidR="00EA2918">
        <w:rPr>
          <w:sz w:val="28"/>
          <w:szCs w:val="28"/>
        </w:rPr>
        <w:t>cyber advice and guidance</w:t>
      </w:r>
      <w:r w:rsidRPr="00982A7A">
        <w:rPr>
          <w:sz w:val="28"/>
          <w:szCs w:val="28"/>
        </w:rPr>
        <w:t xml:space="preserve"> </w:t>
      </w:r>
      <w:r w:rsidR="00EA2918">
        <w:rPr>
          <w:sz w:val="28"/>
          <w:szCs w:val="28"/>
        </w:rPr>
        <w:t>provided</w:t>
      </w:r>
      <w:r w:rsidRPr="00982A7A">
        <w:rPr>
          <w:sz w:val="28"/>
          <w:szCs w:val="28"/>
        </w:rPr>
        <w:t xml:space="preserve"> in this book, "Get Cyber Smart: A User-Friendly Guide to Protecting Yourself, Your Family, and Your Business Online," is designed to empower readers with simple, practical ways to stay safe from cyber bad guys.</w:t>
      </w:r>
      <w:r w:rsidR="001008B0">
        <w:rPr>
          <w:sz w:val="28"/>
          <w:szCs w:val="28"/>
        </w:rPr>
        <w:t xml:space="preserve"> </w:t>
      </w:r>
    </w:p>
    <w:p w14:paraId="5ABB0DA3" w14:textId="77777777" w:rsidR="001008B0" w:rsidRDefault="001008B0" w:rsidP="00D01712">
      <w:pPr>
        <w:pStyle w:val="NoSpacing"/>
        <w:spacing w:line="259" w:lineRule="auto"/>
        <w:contextualSpacing/>
        <w:rPr>
          <w:sz w:val="28"/>
          <w:szCs w:val="28"/>
        </w:rPr>
      </w:pPr>
    </w:p>
    <w:p w14:paraId="05DE7B31" w14:textId="79B231A8" w:rsidR="001008B0" w:rsidRDefault="001008B0" w:rsidP="00D01712">
      <w:pPr>
        <w:pStyle w:val="NoSpacing"/>
        <w:spacing w:line="259" w:lineRule="auto"/>
        <w:contextualSpacing/>
        <w:rPr>
          <w:sz w:val="28"/>
          <w:szCs w:val="28"/>
        </w:rPr>
      </w:pPr>
      <w:r>
        <w:rPr>
          <w:sz w:val="28"/>
          <w:szCs w:val="28"/>
        </w:rPr>
        <w:t>I have learned these steps by spending the past 24+ years investigating cybercrime, managing cyber teams</w:t>
      </w:r>
      <w:r w:rsidR="002B75E1">
        <w:rPr>
          <w:sz w:val="28"/>
          <w:szCs w:val="28"/>
        </w:rPr>
        <w:t xml:space="preserve"> and national-level programs</w:t>
      </w:r>
      <w:r>
        <w:rPr>
          <w:sz w:val="28"/>
          <w:szCs w:val="28"/>
        </w:rPr>
        <w:t xml:space="preserve"> for the Federal Bureau of Investigation</w:t>
      </w:r>
      <w:r w:rsidR="00B1243E">
        <w:rPr>
          <w:sz w:val="28"/>
          <w:szCs w:val="28"/>
        </w:rPr>
        <w:t>,</w:t>
      </w:r>
      <w:r>
        <w:rPr>
          <w:sz w:val="28"/>
          <w:szCs w:val="28"/>
        </w:rPr>
        <w:t xml:space="preserve"> and by becoming a cybersecurity expert and </w:t>
      </w:r>
      <w:r w:rsidR="002B75E1">
        <w:rPr>
          <w:sz w:val="28"/>
          <w:szCs w:val="28"/>
        </w:rPr>
        <w:t xml:space="preserve">cyber </w:t>
      </w:r>
      <w:r>
        <w:rPr>
          <w:sz w:val="28"/>
          <w:szCs w:val="28"/>
        </w:rPr>
        <w:t xml:space="preserve">evangelist since my retirement. These are by no means ALL the things you need to do to stay safe but are the basics. I have learned that individuals and businesses, if they are not doing these basics, they are likely not doing the more complicated and in-depth technical things. </w:t>
      </w:r>
      <w:r w:rsidR="0051071B">
        <w:rPr>
          <w:sz w:val="28"/>
          <w:szCs w:val="28"/>
        </w:rPr>
        <w:t>This book is your jumping off point to a smarter and safer cyber experience.</w:t>
      </w:r>
    </w:p>
    <w:p w14:paraId="0E8A2FEE" w14:textId="77777777" w:rsidR="001008B0" w:rsidRDefault="001008B0" w:rsidP="00D01712">
      <w:pPr>
        <w:pStyle w:val="NoSpacing"/>
        <w:spacing w:line="259" w:lineRule="auto"/>
        <w:contextualSpacing/>
        <w:rPr>
          <w:sz w:val="28"/>
          <w:szCs w:val="28"/>
        </w:rPr>
      </w:pPr>
    </w:p>
    <w:p w14:paraId="006D0C7F" w14:textId="2FBF3FCE" w:rsidR="001008B0" w:rsidRDefault="001008B0" w:rsidP="00D01712">
      <w:pPr>
        <w:pStyle w:val="NoSpacing"/>
        <w:spacing w:line="259" w:lineRule="auto"/>
        <w:contextualSpacing/>
        <w:rPr>
          <w:sz w:val="28"/>
          <w:szCs w:val="28"/>
        </w:rPr>
      </w:pPr>
      <w:r>
        <w:rPr>
          <w:sz w:val="28"/>
          <w:szCs w:val="28"/>
        </w:rPr>
        <w:t>This book outlines the basics</w:t>
      </w:r>
      <w:r w:rsidR="00B53ACA">
        <w:rPr>
          <w:sz w:val="28"/>
          <w:szCs w:val="28"/>
        </w:rPr>
        <w:t xml:space="preserve"> </w:t>
      </w:r>
      <w:r>
        <w:rPr>
          <w:sz w:val="28"/>
          <w:szCs w:val="28"/>
        </w:rPr>
        <w:t xml:space="preserve">that anyone can implement, regardless of their technical ability of cyber uncertainty. If you do the </w:t>
      </w:r>
      <w:r w:rsidR="008E606C">
        <w:rPr>
          <w:sz w:val="28"/>
          <w:szCs w:val="28"/>
        </w:rPr>
        <w:t>suggestions</w:t>
      </w:r>
      <w:r>
        <w:rPr>
          <w:sz w:val="28"/>
          <w:szCs w:val="28"/>
        </w:rPr>
        <w:t xml:space="preserve"> in this </w:t>
      </w:r>
      <w:r w:rsidR="007D4544">
        <w:rPr>
          <w:sz w:val="28"/>
          <w:szCs w:val="28"/>
        </w:rPr>
        <w:t>book,</w:t>
      </w:r>
      <w:r>
        <w:rPr>
          <w:sz w:val="28"/>
          <w:szCs w:val="28"/>
        </w:rPr>
        <w:t xml:space="preserve"> you will decrease your overall cyber risk and the chance that you or your business becomes a cyber victim will</w:t>
      </w:r>
      <w:r w:rsidR="007D4544">
        <w:rPr>
          <w:sz w:val="28"/>
          <w:szCs w:val="28"/>
        </w:rPr>
        <w:t xml:space="preserve"> be</w:t>
      </w:r>
      <w:r>
        <w:rPr>
          <w:sz w:val="28"/>
          <w:szCs w:val="28"/>
        </w:rPr>
        <w:t xml:space="preserve"> tremendously reduced.</w:t>
      </w:r>
      <w:r w:rsidR="000E22C9">
        <w:rPr>
          <w:sz w:val="28"/>
          <w:szCs w:val="28"/>
        </w:rPr>
        <w:t xml:space="preserve"> </w:t>
      </w:r>
    </w:p>
    <w:p w14:paraId="4A47B447" w14:textId="77777777" w:rsidR="001008B0" w:rsidRDefault="001008B0" w:rsidP="00D01712">
      <w:pPr>
        <w:pStyle w:val="NoSpacing"/>
        <w:spacing w:line="259" w:lineRule="auto"/>
        <w:contextualSpacing/>
        <w:rPr>
          <w:sz w:val="28"/>
          <w:szCs w:val="28"/>
        </w:rPr>
      </w:pPr>
    </w:p>
    <w:p w14:paraId="2C465BE4" w14:textId="5C4CF121" w:rsidR="001008B0" w:rsidRDefault="00B21E55" w:rsidP="00D01712">
      <w:pPr>
        <w:pStyle w:val="NoSpacing"/>
        <w:spacing w:line="259" w:lineRule="auto"/>
        <w:contextualSpacing/>
        <w:rPr>
          <w:sz w:val="28"/>
          <w:szCs w:val="28"/>
        </w:rPr>
      </w:pPr>
      <w:r w:rsidRPr="00982A7A">
        <w:rPr>
          <w:sz w:val="28"/>
          <w:szCs w:val="28"/>
        </w:rPr>
        <w:t xml:space="preserve">By implementing these </w:t>
      </w:r>
      <w:r w:rsidR="008E606C">
        <w:rPr>
          <w:sz w:val="28"/>
          <w:szCs w:val="28"/>
        </w:rPr>
        <w:t>suggestions</w:t>
      </w:r>
      <w:r w:rsidRPr="00982A7A">
        <w:rPr>
          <w:sz w:val="28"/>
          <w:szCs w:val="28"/>
        </w:rPr>
        <w:t>, you'll be able to create a strong defense against hackers, phishing attempts, and other malicious activities. From enabling strong passwords and two-factor authentication to being cautious of phishing emails and staying vigilant against threats, each action in this process is vital for safeguarding your online security.</w:t>
      </w:r>
      <w:r w:rsidR="000E22C9">
        <w:rPr>
          <w:sz w:val="28"/>
          <w:szCs w:val="28"/>
        </w:rPr>
        <w:t xml:space="preserve"> You’ll not only be “Cyber Smart”, but you’ll be “Cyber Safe!”</w:t>
      </w:r>
      <w:r w:rsidRPr="00982A7A">
        <w:rPr>
          <w:sz w:val="28"/>
          <w:szCs w:val="28"/>
        </w:rPr>
        <w:br/>
      </w:r>
      <w:r w:rsidRPr="00982A7A">
        <w:rPr>
          <w:sz w:val="28"/>
          <w:szCs w:val="28"/>
        </w:rPr>
        <w:lastRenderedPageBreak/>
        <w:br/>
        <w:t>The reality is that cyber threats are constantly evolving, and as technology advances, so do the methods used by cyber criminals. This makes it necessary for individuals to take proactive measures to protect themselves and their loved ones from potential harm. This book is not just a guide—it's a tool to empower you to take control of your digital security and make informed decisions about your online activities.</w:t>
      </w:r>
      <w:r w:rsidRPr="00982A7A">
        <w:rPr>
          <w:sz w:val="28"/>
          <w:szCs w:val="28"/>
        </w:rPr>
        <w:br/>
      </w:r>
      <w:r w:rsidRPr="00982A7A">
        <w:rPr>
          <w:sz w:val="28"/>
          <w:szCs w:val="28"/>
        </w:rPr>
        <w:br/>
        <w:t xml:space="preserve">Whether you're a parent looking to protect your children from online dangers, a business owner safeguarding sensitive company information, or simply someone who wants to navigate the internet safely, this book will provide you with the knowledge and resources you need to make educated choices about your online security. </w:t>
      </w:r>
    </w:p>
    <w:p w14:paraId="0ED21DB6" w14:textId="77777777" w:rsidR="001008B0" w:rsidRDefault="001008B0" w:rsidP="00D01712">
      <w:pPr>
        <w:pStyle w:val="NoSpacing"/>
        <w:spacing w:line="259" w:lineRule="auto"/>
        <w:contextualSpacing/>
        <w:rPr>
          <w:sz w:val="28"/>
          <w:szCs w:val="28"/>
        </w:rPr>
      </w:pPr>
    </w:p>
    <w:p w14:paraId="225DFF21" w14:textId="57C0022E" w:rsidR="00860E8E" w:rsidRDefault="00B21E55" w:rsidP="00D01712">
      <w:pPr>
        <w:pStyle w:val="NoSpacing"/>
        <w:spacing w:line="259" w:lineRule="auto"/>
        <w:contextualSpacing/>
        <w:rPr>
          <w:sz w:val="28"/>
          <w:szCs w:val="28"/>
        </w:rPr>
      </w:pPr>
      <w:r w:rsidRPr="00982A7A">
        <w:rPr>
          <w:sz w:val="28"/>
          <w:szCs w:val="28"/>
        </w:rPr>
        <w:t xml:space="preserve">By </w:t>
      </w:r>
      <w:r w:rsidR="00355F35">
        <w:rPr>
          <w:sz w:val="28"/>
          <w:szCs w:val="28"/>
        </w:rPr>
        <w:t xml:space="preserve">following the simple steps </w:t>
      </w:r>
      <w:r w:rsidRPr="00982A7A">
        <w:rPr>
          <w:sz w:val="28"/>
          <w:szCs w:val="28"/>
        </w:rPr>
        <w:t xml:space="preserve">in this book, you'll be on your way to </w:t>
      </w:r>
      <w:r w:rsidR="00355F35">
        <w:rPr>
          <w:sz w:val="28"/>
          <w:szCs w:val="28"/>
        </w:rPr>
        <w:t xml:space="preserve">helping your family, your business, and yourself </w:t>
      </w:r>
      <w:r w:rsidRPr="00982A7A">
        <w:rPr>
          <w:sz w:val="28"/>
          <w:szCs w:val="28"/>
        </w:rPr>
        <w:t>becom</w:t>
      </w:r>
      <w:r w:rsidR="00355F35">
        <w:rPr>
          <w:sz w:val="28"/>
          <w:szCs w:val="28"/>
        </w:rPr>
        <w:t>e</w:t>
      </w:r>
      <w:r w:rsidRPr="00982A7A">
        <w:rPr>
          <w:sz w:val="28"/>
          <w:szCs w:val="28"/>
        </w:rPr>
        <w:t xml:space="preserve"> </w:t>
      </w:r>
      <w:r w:rsidR="00355F35">
        <w:rPr>
          <w:sz w:val="28"/>
          <w:szCs w:val="28"/>
        </w:rPr>
        <w:t>smarter cyber citizens</w:t>
      </w:r>
      <w:r w:rsidRPr="00982A7A">
        <w:rPr>
          <w:sz w:val="28"/>
          <w:szCs w:val="28"/>
        </w:rPr>
        <w:t xml:space="preserve"> and </w:t>
      </w:r>
      <w:r w:rsidR="00355F35">
        <w:rPr>
          <w:sz w:val="28"/>
          <w:szCs w:val="28"/>
        </w:rPr>
        <w:t>you’ll create</w:t>
      </w:r>
      <w:r w:rsidRPr="00982A7A">
        <w:rPr>
          <w:sz w:val="28"/>
          <w:szCs w:val="28"/>
        </w:rPr>
        <w:t xml:space="preserve"> a</w:t>
      </w:r>
      <w:r w:rsidR="001008B0">
        <w:rPr>
          <w:sz w:val="28"/>
          <w:szCs w:val="28"/>
        </w:rPr>
        <w:t xml:space="preserve"> </w:t>
      </w:r>
      <w:r w:rsidRPr="00982A7A">
        <w:rPr>
          <w:sz w:val="28"/>
          <w:szCs w:val="28"/>
        </w:rPr>
        <w:t>safe</w:t>
      </w:r>
      <w:r w:rsidR="002B5C6D">
        <w:rPr>
          <w:sz w:val="28"/>
          <w:szCs w:val="28"/>
        </w:rPr>
        <w:t>r</w:t>
      </w:r>
      <w:r w:rsidRPr="00982A7A">
        <w:rPr>
          <w:sz w:val="28"/>
          <w:szCs w:val="28"/>
        </w:rPr>
        <w:t xml:space="preserve"> digital environment for yourself and those around you.</w:t>
      </w:r>
    </w:p>
    <w:p w14:paraId="3576DC77" w14:textId="77777777" w:rsidR="00860E8E" w:rsidRDefault="00860E8E" w:rsidP="00D01712">
      <w:pPr>
        <w:pStyle w:val="NoSpacing"/>
        <w:spacing w:line="259" w:lineRule="auto"/>
        <w:contextualSpacing/>
        <w:rPr>
          <w:sz w:val="28"/>
          <w:szCs w:val="28"/>
        </w:rPr>
      </w:pPr>
    </w:p>
    <w:p w14:paraId="0F932696" w14:textId="2EA2D684" w:rsidR="001D621E" w:rsidRDefault="00860E8E" w:rsidP="00D01712">
      <w:pPr>
        <w:pStyle w:val="NoSpacing"/>
        <w:spacing w:line="259" w:lineRule="auto"/>
        <w:contextualSpacing/>
        <w:rPr>
          <w:sz w:val="28"/>
          <w:szCs w:val="28"/>
        </w:rPr>
      </w:pPr>
      <w:r>
        <w:rPr>
          <w:sz w:val="28"/>
          <w:szCs w:val="28"/>
        </w:rPr>
        <w:t xml:space="preserve">Each chapter is </w:t>
      </w:r>
      <w:r w:rsidR="00637DA1">
        <w:rPr>
          <w:sz w:val="28"/>
          <w:szCs w:val="28"/>
        </w:rPr>
        <w:t>designed</w:t>
      </w:r>
      <w:r>
        <w:rPr>
          <w:sz w:val="28"/>
          <w:szCs w:val="28"/>
        </w:rPr>
        <w:t xml:space="preserve"> similarly. There will be a discussion of</w:t>
      </w:r>
      <w:r w:rsidR="000318AA">
        <w:rPr>
          <w:sz w:val="28"/>
          <w:szCs w:val="28"/>
        </w:rPr>
        <w:t xml:space="preserve"> a particular </w:t>
      </w:r>
      <w:r w:rsidR="00B92195">
        <w:rPr>
          <w:sz w:val="28"/>
          <w:szCs w:val="28"/>
        </w:rPr>
        <w:t xml:space="preserve">cybersecurity-related topic and the things </w:t>
      </w:r>
      <w:r w:rsidR="009F2715">
        <w:rPr>
          <w:sz w:val="28"/>
          <w:szCs w:val="28"/>
        </w:rPr>
        <w:t>that will make you Cyber Smarter. There will be</w:t>
      </w:r>
      <w:r>
        <w:rPr>
          <w:sz w:val="28"/>
          <w:szCs w:val="28"/>
        </w:rPr>
        <w:t xml:space="preserve"> tools</w:t>
      </w:r>
      <w:r w:rsidR="009F2715">
        <w:rPr>
          <w:sz w:val="28"/>
          <w:szCs w:val="28"/>
        </w:rPr>
        <w:t xml:space="preserve"> and resources</w:t>
      </w:r>
      <w:r>
        <w:rPr>
          <w:sz w:val="28"/>
          <w:szCs w:val="28"/>
        </w:rPr>
        <w:t xml:space="preserve"> associated with the </w:t>
      </w:r>
      <w:r w:rsidR="009F2715">
        <w:rPr>
          <w:sz w:val="28"/>
          <w:szCs w:val="28"/>
        </w:rPr>
        <w:t>topic</w:t>
      </w:r>
      <w:r>
        <w:rPr>
          <w:sz w:val="28"/>
          <w:szCs w:val="28"/>
        </w:rPr>
        <w:t xml:space="preserve">, some examples or stories, and a frequently asked questions section. </w:t>
      </w:r>
      <w:r w:rsidR="00A67348">
        <w:rPr>
          <w:sz w:val="28"/>
          <w:szCs w:val="28"/>
        </w:rPr>
        <w:t xml:space="preserve">You do NOT have to read the book </w:t>
      </w:r>
      <w:r w:rsidR="0021244E">
        <w:rPr>
          <w:sz w:val="28"/>
          <w:szCs w:val="28"/>
        </w:rPr>
        <w:t>in</w:t>
      </w:r>
      <w:r w:rsidR="003E0045">
        <w:rPr>
          <w:sz w:val="28"/>
          <w:szCs w:val="28"/>
        </w:rPr>
        <w:t xml:space="preserve"> a linear chapter methodology </w:t>
      </w:r>
      <w:r w:rsidR="007712B1">
        <w:rPr>
          <w:sz w:val="28"/>
          <w:szCs w:val="28"/>
        </w:rPr>
        <w:t>to</w:t>
      </w:r>
      <w:r w:rsidR="00A67348">
        <w:rPr>
          <w:sz w:val="28"/>
          <w:szCs w:val="28"/>
        </w:rPr>
        <w:t xml:space="preserve"> get Cyber Smart. If you really want to find out </w:t>
      </w:r>
      <w:r w:rsidR="003E0045">
        <w:rPr>
          <w:sz w:val="28"/>
          <w:szCs w:val="28"/>
        </w:rPr>
        <w:t xml:space="preserve">FIRST </w:t>
      </w:r>
      <w:r w:rsidR="00A67348">
        <w:rPr>
          <w:sz w:val="28"/>
          <w:szCs w:val="28"/>
        </w:rPr>
        <w:t>abou</w:t>
      </w:r>
      <w:r w:rsidR="00444B0B">
        <w:rPr>
          <w:sz w:val="28"/>
          <w:szCs w:val="28"/>
        </w:rPr>
        <w:t>t</w:t>
      </w:r>
      <w:r w:rsidR="00A67348">
        <w:rPr>
          <w:sz w:val="28"/>
          <w:szCs w:val="28"/>
        </w:rPr>
        <w:t xml:space="preserve"> how to protect your kids on social media, how to </w:t>
      </w:r>
      <w:r w:rsidR="007712B1">
        <w:rPr>
          <w:sz w:val="28"/>
          <w:szCs w:val="28"/>
        </w:rPr>
        <w:t>create strong passwords</w:t>
      </w:r>
      <w:r w:rsidR="001D621E">
        <w:rPr>
          <w:sz w:val="28"/>
          <w:szCs w:val="28"/>
        </w:rPr>
        <w:t>, or what have you, you can go right to those chapters. If you want to quickly check out the FAQ of each chapter to get a quick overview</w:t>
      </w:r>
      <w:r w:rsidR="007712B1">
        <w:rPr>
          <w:sz w:val="28"/>
          <w:szCs w:val="28"/>
        </w:rPr>
        <w:t xml:space="preserve"> of that </w:t>
      </w:r>
      <w:r w:rsidR="003E0045">
        <w:rPr>
          <w:sz w:val="28"/>
          <w:szCs w:val="28"/>
        </w:rPr>
        <w:t>topic</w:t>
      </w:r>
      <w:r w:rsidR="001D621E">
        <w:rPr>
          <w:sz w:val="28"/>
          <w:szCs w:val="28"/>
        </w:rPr>
        <w:t xml:space="preserve">, you can also do that. Your road to getting Cyber Smart will be different than everyone </w:t>
      </w:r>
      <w:r w:rsidR="00F45777">
        <w:rPr>
          <w:sz w:val="28"/>
          <w:szCs w:val="28"/>
        </w:rPr>
        <w:t>else’s</w:t>
      </w:r>
      <w:r w:rsidR="001D621E">
        <w:rPr>
          <w:sz w:val="28"/>
          <w:szCs w:val="28"/>
        </w:rPr>
        <w:t xml:space="preserve">. </w:t>
      </w:r>
      <w:r w:rsidR="007712B1">
        <w:rPr>
          <w:sz w:val="28"/>
          <w:szCs w:val="28"/>
        </w:rPr>
        <w:t>There is no wrong way to Get Cyber Smart</w:t>
      </w:r>
      <w:r w:rsidR="00F45777">
        <w:rPr>
          <w:sz w:val="28"/>
          <w:szCs w:val="28"/>
        </w:rPr>
        <w:t xml:space="preserve">. </w:t>
      </w:r>
      <w:r w:rsidR="003E0045">
        <w:rPr>
          <w:sz w:val="28"/>
          <w:szCs w:val="28"/>
        </w:rPr>
        <w:t xml:space="preserve">In </w:t>
      </w:r>
      <w:r w:rsidR="00A7287D">
        <w:rPr>
          <w:sz w:val="28"/>
          <w:szCs w:val="28"/>
        </w:rPr>
        <w:t>whatever</w:t>
      </w:r>
      <w:r w:rsidR="003E0045">
        <w:rPr>
          <w:sz w:val="28"/>
          <w:szCs w:val="28"/>
        </w:rPr>
        <w:t xml:space="preserve"> order </w:t>
      </w:r>
      <w:r w:rsidR="00F45777">
        <w:rPr>
          <w:sz w:val="28"/>
          <w:szCs w:val="28"/>
        </w:rPr>
        <w:t>you get Cyber Smart, you will definitely be getting Cyber Safe!</w:t>
      </w:r>
    </w:p>
    <w:p w14:paraId="675AE978" w14:textId="77777777" w:rsidR="001D621E" w:rsidRDefault="001D621E" w:rsidP="00D01712">
      <w:pPr>
        <w:pStyle w:val="NoSpacing"/>
        <w:spacing w:line="259" w:lineRule="auto"/>
        <w:contextualSpacing/>
        <w:rPr>
          <w:sz w:val="28"/>
          <w:szCs w:val="28"/>
        </w:rPr>
      </w:pPr>
    </w:p>
    <w:p w14:paraId="2808C5C8" w14:textId="44D1D2C4" w:rsidR="00CA3F53" w:rsidRDefault="001D621E" w:rsidP="00D01712">
      <w:pPr>
        <w:pStyle w:val="NoSpacing"/>
        <w:spacing w:line="259" w:lineRule="auto"/>
        <w:contextualSpacing/>
        <w:rPr>
          <w:sz w:val="28"/>
          <w:szCs w:val="28"/>
        </w:rPr>
      </w:pPr>
      <w:r>
        <w:rPr>
          <w:sz w:val="28"/>
          <w:szCs w:val="28"/>
        </w:rPr>
        <w:t xml:space="preserve">For </w:t>
      </w:r>
      <w:r w:rsidR="00F54709">
        <w:rPr>
          <w:sz w:val="28"/>
          <w:szCs w:val="28"/>
        </w:rPr>
        <w:t>some</w:t>
      </w:r>
      <w:r>
        <w:rPr>
          <w:sz w:val="28"/>
          <w:szCs w:val="28"/>
        </w:rPr>
        <w:t xml:space="preserve"> examples or steps in this book, I also have created </w:t>
      </w:r>
      <w:r w:rsidR="00F45777">
        <w:rPr>
          <w:sz w:val="28"/>
          <w:szCs w:val="28"/>
        </w:rPr>
        <w:t>YouTube</w:t>
      </w:r>
      <w:r>
        <w:rPr>
          <w:sz w:val="28"/>
          <w:szCs w:val="28"/>
        </w:rPr>
        <w:t xml:space="preserve"> videos that </w:t>
      </w:r>
      <w:r w:rsidR="00586060">
        <w:rPr>
          <w:sz w:val="28"/>
          <w:szCs w:val="28"/>
        </w:rPr>
        <w:t xml:space="preserve">further </w:t>
      </w:r>
      <w:r>
        <w:rPr>
          <w:sz w:val="28"/>
          <w:szCs w:val="28"/>
        </w:rPr>
        <w:t>explain the step or example</w:t>
      </w:r>
      <w:r w:rsidR="00F45777">
        <w:rPr>
          <w:sz w:val="28"/>
          <w:szCs w:val="28"/>
        </w:rPr>
        <w:t xml:space="preserve">, for those who are </w:t>
      </w:r>
      <w:r w:rsidR="006851F7">
        <w:rPr>
          <w:sz w:val="28"/>
          <w:szCs w:val="28"/>
        </w:rPr>
        <w:t>visual learners</w:t>
      </w:r>
      <w:r>
        <w:rPr>
          <w:sz w:val="28"/>
          <w:szCs w:val="28"/>
        </w:rPr>
        <w:t xml:space="preserve">. </w:t>
      </w:r>
      <w:r w:rsidR="003E0045">
        <w:rPr>
          <w:sz w:val="28"/>
          <w:szCs w:val="28"/>
        </w:rPr>
        <w:t>All</w:t>
      </w:r>
      <w:r w:rsidR="006851F7">
        <w:rPr>
          <w:sz w:val="28"/>
          <w:szCs w:val="28"/>
        </w:rPr>
        <w:t xml:space="preserve"> videos associated in this book </w:t>
      </w:r>
      <w:r w:rsidR="009D386F">
        <w:rPr>
          <w:sz w:val="28"/>
          <w:szCs w:val="28"/>
        </w:rPr>
        <w:t>will</w:t>
      </w:r>
      <w:r w:rsidR="006851F7">
        <w:rPr>
          <w:sz w:val="28"/>
          <w:szCs w:val="28"/>
        </w:rPr>
        <w:t xml:space="preserve"> be found at </w:t>
      </w:r>
      <w:r w:rsidR="003E0045">
        <w:rPr>
          <w:sz w:val="28"/>
          <w:szCs w:val="28"/>
        </w:rPr>
        <w:t xml:space="preserve">the Get Cyber Smart Book YouTube channel: </w:t>
      </w:r>
    </w:p>
    <w:p w14:paraId="0CC5BFC2" w14:textId="36D3C269" w:rsidR="00812F6C" w:rsidRDefault="00471085" w:rsidP="00D01712">
      <w:pPr>
        <w:pStyle w:val="NoSpacing"/>
        <w:spacing w:line="259" w:lineRule="auto"/>
        <w:contextualSpacing/>
        <w:rPr>
          <w:sz w:val="28"/>
          <w:szCs w:val="28"/>
        </w:rPr>
      </w:pPr>
      <w:r>
        <w:rPr>
          <w:sz w:val="28"/>
          <w:szCs w:val="28"/>
        </w:rPr>
        <w:lastRenderedPageBreak/>
        <w:t>https://www</w:t>
      </w:r>
      <w:r w:rsidR="003E0045" w:rsidRPr="003E0045">
        <w:rPr>
          <w:sz w:val="28"/>
          <w:szCs w:val="28"/>
        </w:rPr>
        <w:t>.youtube.com/channel/UCdgo5GUTLNcdqIPTLpN3gwQ</w:t>
      </w:r>
      <w:r w:rsidR="00CA3F53">
        <w:rPr>
          <w:sz w:val="28"/>
          <w:szCs w:val="28"/>
        </w:rPr>
        <w:t>.</w:t>
      </w:r>
      <w:r w:rsidR="003E0045">
        <w:rPr>
          <w:sz w:val="28"/>
          <w:szCs w:val="28"/>
        </w:rPr>
        <w:t xml:space="preserve"> Like </w:t>
      </w:r>
      <w:r w:rsidR="009D386F">
        <w:rPr>
          <w:sz w:val="28"/>
          <w:szCs w:val="28"/>
        </w:rPr>
        <w:t xml:space="preserve">the </w:t>
      </w:r>
      <w:r w:rsidR="003E0045">
        <w:rPr>
          <w:sz w:val="28"/>
          <w:szCs w:val="28"/>
        </w:rPr>
        <w:t xml:space="preserve">cyber threats, this channel will evolve as well as I add content on newly developing cyber </w:t>
      </w:r>
      <w:r w:rsidR="007A09FB">
        <w:rPr>
          <w:sz w:val="28"/>
          <w:szCs w:val="28"/>
        </w:rPr>
        <w:t>issues.</w:t>
      </w:r>
      <w:r w:rsidR="00B21E55" w:rsidRPr="00982A7A">
        <w:rPr>
          <w:sz w:val="28"/>
          <w:szCs w:val="28"/>
        </w:rPr>
        <w:br/>
      </w:r>
      <w:r w:rsidR="00B21E55" w:rsidRPr="00982A7A">
        <w:rPr>
          <w:sz w:val="28"/>
          <w:szCs w:val="28"/>
        </w:rPr>
        <w:br/>
        <w:t>So, if you're ready to take the next step in securing your</w:t>
      </w:r>
      <w:r w:rsidR="00257596">
        <w:rPr>
          <w:sz w:val="28"/>
          <w:szCs w:val="28"/>
        </w:rPr>
        <w:t xml:space="preserve"> family, your business’ and your own </w:t>
      </w:r>
      <w:r w:rsidR="00B21E55" w:rsidRPr="00982A7A">
        <w:rPr>
          <w:sz w:val="28"/>
          <w:szCs w:val="28"/>
        </w:rPr>
        <w:t xml:space="preserve">online presence, get ready to dive into the actionable advice and practical tips provided in this book. By the end of this journey, you'll not only have a better understanding of cyber safety, but also the confidence to navigate the digital world with ease and peace of mind. Get ready to equip yourself with the tools you need to outsmart cyber threats and protect what matters most to you. </w:t>
      </w:r>
    </w:p>
    <w:p w14:paraId="0DC9E1ED" w14:textId="77777777" w:rsidR="00812F6C" w:rsidRDefault="00812F6C" w:rsidP="00D01712">
      <w:pPr>
        <w:pStyle w:val="NoSpacing"/>
        <w:spacing w:line="259" w:lineRule="auto"/>
        <w:contextualSpacing/>
        <w:rPr>
          <w:sz w:val="28"/>
          <w:szCs w:val="28"/>
        </w:rPr>
      </w:pPr>
    </w:p>
    <w:p w14:paraId="7CBAD425" w14:textId="735E9011" w:rsidR="00606F41" w:rsidRDefault="00B21E55" w:rsidP="00D01712">
      <w:pPr>
        <w:pStyle w:val="NoSpacing"/>
        <w:spacing w:line="259" w:lineRule="auto"/>
        <w:contextualSpacing/>
        <w:rPr>
          <w:sz w:val="28"/>
          <w:szCs w:val="28"/>
        </w:rPr>
      </w:pPr>
      <w:r w:rsidRPr="00982A7A">
        <w:rPr>
          <w:sz w:val="28"/>
          <w:szCs w:val="28"/>
        </w:rPr>
        <w:t xml:space="preserve">Let's </w:t>
      </w:r>
      <w:r w:rsidR="00355F35" w:rsidRPr="00355F35">
        <w:rPr>
          <w:b/>
          <w:bCs/>
          <w:sz w:val="28"/>
          <w:szCs w:val="28"/>
        </w:rPr>
        <w:t>G</w:t>
      </w:r>
      <w:r w:rsidRPr="00355F35">
        <w:rPr>
          <w:b/>
          <w:bCs/>
          <w:sz w:val="28"/>
          <w:szCs w:val="28"/>
        </w:rPr>
        <w:t xml:space="preserve">et </w:t>
      </w:r>
      <w:r w:rsidR="00355F35" w:rsidRPr="00355F35">
        <w:rPr>
          <w:b/>
          <w:bCs/>
          <w:sz w:val="28"/>
          <w:szCs w:val="28"/>
        </w:rPr>
        <w:t>C</w:t>
      </w:r>
      <w:r w:rsidRPr="00355F35">
        <w:rPr>
          <w:b/>
          <w:bCs/>
          <w:sz w:val="28"/>
          <w:szCs w:val="28"/>
        </w:rPr>
        <w:t xml:space="preserve">yber </w:t>
      </w:r>
      <w:r w:rsidR="00355F35" w:rsidRPr="00355F35">
        <w:rPr>
          <w:b/>
          <w:bCs/>
          <w:sz w:val="28"/>
          <w:szCs w:val="28"/>
        </w:rPr>
        <w:t>S</w:t>
      </w:r>
      <w:r w:rsidRPr="00355F35">
        <w:rPr>
          <w:b/>
          <w:bCs/>
          <w:sz w:val="28"/>
          <w:szCs w:val="28"/>
        </w:rPr>
        <w:t>mart</w:t>
      </w:r>
      <w:r w:rsidRPr="00982A7A">
        <w:rPr>
          <w:sz w:val="28"/>
          <w:szCs w:val="28"/>
        </w:rPr>
        <w:t xml:space="preserve"> together!</w:t>
      </w:r>
    </w:p>
    <w:p w14:paraId="692AEF1A" w14:textId="77777777" w:rsidR="00606F41" w:rsidRDefault="00606F41" w:rsidP="00D01712">
      <w:pPr>
        <w:contextualSpacing/>
        <w:rPr>
          <w:szCs w:val="28"/>
        </w:rPr>
      </w:pPr>
      <w:r>
        <w:rPr>
          <w:szCs w:val="28"/>
        </w:rPr>
        <w:br w:type="page"/>
      </w:r>
    </w:p>
    <w:p w14:paraId="2328A7CE" w14:textId="3E4B4D03" w:rsidR="00355F35" w:rsidRPr="00232400" w:rsidDel="00D758FD" w:rsidRDefault="003709F6" w:rsidP="00D01712">
      <w:pPr>
        <w:pStyle w:val="Heading1"/>
        <w:rPr>
          <w:del w:id="3" w:author="DARREN J MOTT" w:date="2024-01-27T09:27:00Z"/>
        </w:rPr>
      </w:pPr>
      <w:del w:id="4" w:author="DARREN J MOTT" w:date="2024-01-27T09:27:00Z">
        <w:r w:rsidRPr="00232400" w:rsidDel="00D758FD">
          <w:lastRenderedPageBreak/>
          <w:delText xml:space="preserve">Chapter </w:delText>
        </w:r>
        <w:r w:rsidR="00355F35" w:rsidRPr="00232400" w:rsidDel="00D758FD">
          <w:delText>2 or Step 1</w:delText>
        </w:r>
      </w:del>
    </w:p>
    <w:p w14:paraId="2F23ABC3" w14:textId="6E3C878A" w:rsidR="00606F41" w:rsidRPr="00DB6F40" w:rsidRDefault="00606F41" w:rsidP="00D01712">
      <w:pPr>
        <w:pStyle w:val="Heading1"/>
        <w:rPr>
          <w:b w:val="0"/>
        </w:rPr>
      </w:pPr>
      <w:bookmarkStart w:id="5" w:name="_Toc157348465"/>
      <w:r w:rsidRPr="00232400">
        <w:t>Mastering</w:t>
      </w:r>
      <w:r w:rsidRPr="00DB6F40">
        <w:t xml:space="preserve"> the Basics: Implementing Strong Passwords and Two-Factor Authentication</w:t>
      </w:r>
      <w:bookmarkEnd w:id="5"/>
    </w:p>
    <w:p w14:paraId="06812039" w14:textId="77777777" w:rsidR="00606F41" w:rsidRPr="009A774D" w:rsidRDefault="00606F41" w:rsidP="00D01712">
      <w:pPr>
        <w:pStyle w:val="NoSpacing"/>
        <w:spacing w:line="259" w:lineRule="auto"/>
        <w:contextualSpacing/>
        <w:rPr>
          <w:sz w:val="28"/>
          <w:szCs w:val="28"/>
        </w:rPr>
      </w:pPr>
    </w:p>
    <w:p w14:paraId="6814B089" w14:textId="77777777" w:rsidR="00606F41" w:rsidRPr="00A22A11" w:rsidRDefault="00606F41" w:rsidP="00D01712">
      <w:pPr>
        <w:pStyle w:val="NoSpacing"/>
        <w:spacing w:line="259" w:lineRule="auto"/>
        <w:contextualSpacing/>
        <w:rPr>
          <w:rStyle w:val="Emphasis"/>
          <w:b/>
          <w:bCs/>
          <w:i w:val="0"/>
          <w:iCs w:val="0"/>
        </w:rPr>
      </w:pPr>
      <w:r w:rsidRPr="00A22A11">
        <w:rPr>
          <w:rStyle w:val="Emphasis"/>
          <w:b/>
          <w:bCs/>
          <w:i w:val="0"/>
          <w:iCs w:val="0"/>
        </w:rPr>
        <w:t>This chapter will help you:</w:t>
      </w:r>
    </w:p>
    <w:p w14:paraId="3A0671C4" w14:textId="77777777" w:rsidR="00606F41" w:rsidRDefault="00606F41" w:rsidP="00D01712">
      <w:pPr>
        <w:pStyle w:val="NoSpacing"/>
        <w:spacing w:line="259" w:lineRule="auto"/>
        <w:contextualSpacing/>
        <w:rPr>
          <w:sz w:val="28"/>
          <w:szCs w:val="28"/>
        </w:rPr>
      </w:pPr>
    </w:p>
    <w:p w14:paraId="620167D4" w14:textId="681A6839" w:rsidR="0024265D" w:rsidRDefault="00606F41" w:rsidP="00D01712">
      <w:pPr>
        <w:pStyle w:val="NoSpacing"/>
        <w:numPr>
          <w:ilvl w:val="0"/>
          <w:numId w:val="1"/>
        </w:numPr>
        <w:spacing w:line="259" w:lineRule="auto"/>
        <w:contextualSpacing/>
        <w:rPr>
          <w:sz w:val="28"/>
          <w:szCs w:val="28"/>
        </w:rPr>
      </w:pPr>
      <w:r w:rsidRPr="009A774D">
        <w:rPr>
          <w:sz w:val="28"/>
          <w:szCs w:val="28"/>
        </w:rPr>
        <w:t>Understand the importance of creating complex and unique passwords for each online account</w:t>
      </w:r>
      <w:r w:rsidR="00C53162">
        <w:rPr>
          <w:sz w:val="28"/>
          <w:szCs w:val="28"/>
        </w:rPr>
        <w:t>.</w:t>
      </w:r>
    </w:p>
    <w:p w14:paraId="648A55E3" w14:textId="3686CAFE" w:rsidR="0024265D" w:rsidRDefault="00606F41" w:rsidP="00D01712">
      <w:pPr>
        <w:pStyle w:val="NoSpacing"/>
        <w:numPr>
          <w:ilvl w:val="0"/>
          <w:numId w:val="1"/>
        </w:numPr>
        <w:spacing w:line="259" w:lineRule="auto"/>
        <w:contextualSpacing/>
        <w:rPr>
          <w:sz w:val="28"/>
          <w:szCs w:val="28"/>
        </w:rPr>
      </w:pPr>
      <w:r w:rsidRPr="009A774D">
        <w:rPr>
          <w:sz w:val="28"/>
          <w:szCs w:val="28"/>
        </w:rPr>
        <w:t>Learn how to securely store and manage your passwords using a reputable password manager</w:t>
      </w:r>
      <w:r w:rsidR="00C53162">
        <w:rPr>
          <w:sz w:val="28"/>
          <w:szCs w:val="28"/>
        </w:rPr>
        <w:t>.</w:t>
      </w:r>
    </w:p>
    <w:p w14:paraId="4D397549" w14:textId="0A3858AF" w:rsidR="0024265D" w:rsidRDefault="00606F41" w:rsidP="00D01712">
      <w:pPr>
        <w:pStyle w:val="NoSpacing"/>
        <w:numPr>
          <w:ilvl w:val="0"/>
          <w:numId w:val="1"/>
        </w:numPr>
        <w:spacing w:line="259" w:lineRule="auto"/>
        <w:contextualSpacing/>
        <w:rPr>
          <w:sz w:val="28"/>
          <w:szCs w:val="28"/>
        </w:rPr>
      </w:pPr>
      <w:r w:rsidRPr="009A774D">
        <w:rPr>
          <w:sz w:val="28"/>
          <w:szCs w:val="28"/>
        </w:rPr>
        <w:t>Understand the significance of using strong, unique passwords for critical accounts such as email, social media, and financial accounts</w:t>
      </w:r>
      <w:r w:rsidR="00C53162">
        <w:rPr>
          <w:sz w:val="28"/>
          <w:szCs w:val="28"/>
        </w:rPr>
        <w:t>.</w:t>
      </w:r>
    </w:p>
    <w:p w14:paraId="02142FBD" w14:textId="59EC0081" w:rsidR="0024265D" w:rsidRDefault="00606F41" w:rsidP="00D01712">
      <w:pPr>
        <w:pStyle w:val="NoSpacing"/>
        <w:numPr>
          <w:ilvl w:val="0"/>
          <w:numId w:val="1"/>
        </w:numPr>
        <w:spacing w:line="259" w:lineRule="auto"/>
        <w:contextualSpacing/>
        <w:rPr>
          <w:sz w:val="28"/>
          <w:szCs w:val="28"/>
        </w:rPr>
      </w:pPr>
      <w:r w:rsidRPr="009A774D">
        <w:rPr>
          <w:sz w:val="28"/>
          <w:szCs w:val="28"/>
        </w:rPr>
        <w:t>Learn how to enable two-factor authentication (2FA) to provide an extra layer of security for your accounts</w:t>
      </w:r>
      <w:r w:rsidR="00C53162">
        <w:rPr>
          <w:sz w:val="28"/>
          <w:szCs w:val="28"/>
        </w:rPr>
        <w:t>.</w:t>
      </w:r>
    </w:p>
    <w:p w14:paraId="22BDF005" w14:textId="156E6AAF" w:rsidR="00606F41" w:rsidRPr="009A774D" w:rsidRDefault="00606F41" w:rsidP="00D01712">
      <w:pPr>
        <w:pStyle w:val="NoSpacing"/>
        <w:numPr>
          <w:ilvl w:val="0"/>
          <w:numId w:val="1"/>
        </w:numPr>
        <w:spacing w:line="259" w:lineRule="auto"/>
        <w:contextualSpacing/>
        <w:rPr>
          <w:sz w:val="28"/>
          <w:szCs w:val="28"/>
        </w:rPr>
      </w:pPr>
      <w:r w:rsidRPr="009A774D">
        <w:rPr>
          <w:sz w:val="28"/>
          <w:szCs w:val="28"/>
        </w:rPr>
        <w:t>Understand the different types of 2FA, such as text/email message authentication and app-generated authentication, and how to implement them for maximum security</w:t>
      </w:r>
      <w:r w:rsidR="001D621E">
        <w:rPr>
          <w:sz w:val="28"/>
          <w:szCs w:val="28"/>
        </w:rPr>
        <w:t>.</w:t>
      </w:r>
    </w:p>
    <w:p w14:paraId="6BADA3F7" w14:textId="77777777" w:rsidR="00606F41" w:rsidRPr="009A774D" w:rsidRDefault="00606F41" w:rsidP="00D01712">
      <w:pPr>
        <w:pStyle w:val="NoSpacing"/>
        <w:spacing w:line="259" w:lineRule="auto"/>
        <w:contextualSpacing/>
        <w:rPr>
          <w:sz w:val="28"/>
          <w:szCs w:val="28"/>
        </w:rPr>
      </w:pPr>
    </w:p>
    <w:p w14:paraId="2C6B41DF" w14:textId="1597DB5C" w:rsidR="001D621E" w:rsidRPr="004E0F7B" w:rsidRDefault="001D621E">
      <w:pPr>
        <w:pStyle w:val="Heading2"/>
        <w:contextualSpacing/>
        <w:rPr>
          <w:rStyle w:val="IntenseEmphasis"/>
          <w:b/>
          <w:bCs/>
          <w:rPrChange w:id="6" w:author="DARREN J MOTT" w:date="2024-01-27T09:28:00Z">
            <w:rPr/>
          </w:rPrChange>
        </w:rPr>
        <w:pPrChange w:id="7" w:author="DARREN J MOTT" w:date="2024-01-27T09:28:00Z">
          <w:pPr>
            <w:pStyle w:val="Heading1"/>
          </w:pPr>
        </w:pPrChange>
      </w:pPr>
      <w:r w:rsidRPr="004E0F7B">
        <w:rPr>
          <w:rStyle w:val="IntenseEmphasis"/>
          <w:b/>
          <w:bCs/>
          <w:rPrChange w:id="8" w:author="DARREN J MOTT" w:date="2024-01-27T09:28:00Z">
            <w:rPr/>
          </w:rPrChange>
        </w:rPr>
        <w:t>We’ll this can’t be good!</w:t>
      </w:r>
    </w:p>
    <w:p w14:paraId="5F398931" w14:textId="77777777" w:rsidR="001D621E" w:rsidRDefault="001D621E" w:rsidP="00D01712">
      <w:pPr>
        <w:pStyle w:val="NoSpacing"/>
        <w:spacing w:line="259" w:lineRule="auto"/>
        <w:contextualSpacing/>
        <w:rPr>
          <w:sz w:val="28"/>
          <w:szCs w:val="28"/>
        </w:rPr>
      </w:pPr>
    </w:p>
    <w:p w14:paraId="7F7824C0" w14:textId="56733149" w:rsidR="00606F41" w:rsidRDefault="00606F41" w:rsidP="00D01712">
      <w:pPr>
        <w:pStyle w:val="NoSpacing"/>
        <w:spacing w:line="259" w:lineRule="auto"/>
        <w:contextualSpacing/>
        <w:rPr>
          <w:sz w:val="28"/>
          <w:szCs w:val="28"/>
        </w:rPr>
      </w:pPr>
      <w:r w:rsidRPr="00F532F2">
        <w:rPr>
          <w:sz w:val="28"/>
          <w:szCs w:val="28"/>
        </w:rPr>
        <w:t xml:space="preserve">I will never </w:t>
      </w:r>
      <w:r w:rsidRPr="004E0F7B">
        <w:rPr>
          <w:rStyle w:val="IntenseEmphasis"/>
          <w:b w:val="0"/>
          <w:bCs/>
          <w:i w:val="0"/>
          <w:iCs w:val="0"/>
        </w:rPr>
        <w:t>forget</w:t>
      </w:r>
      <w:r w:rsidRPr="00F532F2">
        <w:rPr>
          <w:sz w:val="28"/>
          <w:szCs w:val="28"/>
        </w:rPr>
        <w:t xml:space="preserve"> the night my best friend from high school called me in a panic. It was a few years ago, and I was at home, when the phone rang. It was my friend, and he sounded desperate. His wife's Facebook account had been compromised, and the situation was spiraling out of control.</w:t>
      </w:r>
      <w:r w:rsidRPr="00F532F2">
        <w:rPr>
          <w:sz w:val="28"/>
          <w:szCs w:val="28"/>
        </w:rPr>
        <w:br/>
      </w:r>
      <w:r w:rsidRPr="00F532F2">
        <w:rPr>
          <w:sz w:val="28"/>
          <w:szCs w:val="28"/>
        </w:rPr>
        <w:br/>
      </w:r>
      <w:r>
        <w:rPr>
          <w:sz w:val="28"/>
          <w:szCs w:val="28"/>
        </w:rPr>
        <w:t>A</w:t>
      </w:r>
      <w:r w:rsidRPr="00F532F2">
        <w:rPr>
          <w:sz w:val="28"/>
          <w:szCs w:val="28"/>
        </w:rPr>
        <w:t xml:space="preserve"> hacker had gained access to her Facebook account </w:t>
      </w:r>
      <w:r>
        <w:rPr>
          <w:sz w:val="28"/>
          <w:szCs w:val="28"/>
        </w:rPr>
        <w:t xml:space="preserve">and </w:t>
      </w:r>
      <w:r w:rsidRPr="00F532F2">
        <w:rPr>
          <w:sz w:val="28"/>
          <w:szCs w:val="28"/>
        </w:rPr>
        <w:t xml:space="preserve">had also created an Instagram account in her name. To make matters worse, they were using </w:t>
      </w:r>
      <w:r>
        <w:rPr>
          <w:sz w:val="28"/>
          <w:szCs w:val="28"/>
        </w:rPr>
        <w:t>these</w:t>
      </w:r>
      <w:r w:rsidRPr="00F532F2">
        <w:rPr>
          <w:sz w:val="28"/>
          <w:szCs w:val="28"/>
        </w:rPr>
        <w:t xml:space="preserve"> accounts to send out </w:t>
      </w:r>
      <w:r>
        <w:rPr>
          <w:sz w:val="28"/>
          <w:szCs w:val="28"/>
        </w:rPr>
        <w:t>messages</w:t>
      </w:r>
      <w:r w:rsidRPr="00F532F2">
        <w:rPr>
          <w:sz w:val="28"/>
          <w:szCs w:val="28"/>
        </w:rPr>
        <w:t xml:space="preserve"> to her friends, </w:t>
      </w:r>
      <w:r w:rsidR="007F47AC">
        <w:rPr>
          <w:sz w:val="28"/>
          <w:szCs w:val="28"/>
        </w:rPr>
        <w:t xml:space="preserve">potentially </w:t>
      </w:r>
      <w:r w:rsidRPr="00F532F2">
        <w:rPr>
          <w:sz w:val="28"/>
          <w:szCs w:val="28"/>
        </w:rPr>
        <w:t>luring them into online scams. It was a nightmare scenario, and my friend and his wife were at a loss for what to do.</w:t>
      </w:r>
      <w:r>
        <w:rPr>
          <w:sz w:val="28"/>
          <w:szCs w:val="28"/>
        </w:rPr>
        <w:t xml:space="preserve"> They had reached out to Facebook for </w:t>
      </w:r>
      <w:r w:rsidR="007F47AC">
        <w:rPr>
          <w:sz w:val="28"/>
          <w:szCs w:val="28"/>
        </w:rPr>
        <w:t>help but</w:t>
      </w:r>
      <w:r>
        <w:rPr>
          <w:sz w:val="28"/>
          <w:szCs w:val="28"/>
        </w:rPr>
        <w:t xml:space="preserve"> had yet to speak to anyone who could help.</w:t>
      </w:r>
      <w:r w:rsidRPr="00F532F2">
        <w:rPr>
          <w:sz w:val="28"/>
          <w:szCs w:val="28"/>
        </w:rPr>
        <w:br/>
      </w:r>
      <w:r w:rsidRPr="00F532F2">
        <w:rPr>
          <w:sz w:val="28"/>
          <w:szCs w:val="28"/>
        </w:rPr>
        <w:br/>
        <w:t xml:space="preserve">As I talked to them, I realized that they had made some critical mistakes when it came to their online security. They hadn't set up two-factor authentication on her </w:t>
      </w:r>
      <w:r w:rsidRPr="00F532F2">
        <w:rPr>
          <w:sz w:val="28"/>
          <w:szCs w:val="28"/>
        </w:rPr>
        <w:lastRenderedPageBreak/>
        <w:t xml:space="preserve">Facebook account, and they couldn't even remember the last time they had changed her password. </w:t>
      </w:r>
    </w:p>
    <w:p w14:paraId="53787E72" w14:textId="20D7D5D6" w:rsidR="00B21E55" w:rsidRDefault="00606F41" w:rsidP="00D01712">
      <w:pPr>
        <w:pStyle w:val="NoSpacing"/>
        <w:spacing w:line="259" w:lineRule="auto"/>
        <w:contextualSpacing/>
        <w:rPr>
          <w:sz w:val="28"/>
          <w:szCs w:val="28"/>
        </w:rPr>
      </w:pPr>
      <w:r w:rsidRPr="00F532F2">
        <w:rPr>
          <w:sz w:val="28"/>
          <w:szCs w:val="28"/>
        </w:rPr>
        <w:br/>
        <w:t>I quickly got to work, helping them reset her Facebook account using an emergency backup email</w:t>
      </w:r>
      <w:r>
        <w:rPr>
          <w:sz w:val="28"/>
          <w:szCs w:val="28"/>
        </w:rPr>
        <w:t>, which they had fortunately created</w:t>
      </w:r>
      <w:r w:rsidRPr="00F532F2">
        <w:rPr>
          <w:sz w:val="28"/>
          <w:szCs w:val="28"/>
        </w:rPr>
        <w:t>. We created a new, long and secure password, and I made sure they stored it in a password manager so they wouldn't forget it. I also guided them through setting up two-factor authentication, adding an extra layer of security to her account.</w:t>
      </w:r>
      <w:r w:rsidRPr="00F532F2">
        <w:rPr>
          <w:sz w:val="28"/>
          <w:szCs w:val="28"/>
        </w:rPr>
        <w:br/>
      </w:r>
      <w:r w:rsidRPr="00F532F2">
        <w:rPr>
          <w:sz w:val="28"/>
          <w:szCs w:val="28"/>
        </w:rPr>
        <w:br/>
        <w:t xml:space="preserve">With some effort, they were able to regain control of her Facebook account, but the damage had already been done with the Instagram account. </w:t>
      </w:r>
      <w:r>
        <w:rPr>
          <w:sz w:val="28"/>
          <w:szCs w:val="28"/>
        </w:rPr>
        <w:t xml:space="preserve">Since she had not actually set up the account, there was really no way she could delete it. She would just have to contact all her friends and tell them to ignore anything from her from Instagram. </w:t>
      </w:r>
      <w:r w:rsidRPr="00F532F2">
        <w:rPr>
          <w:sz w:val="28"/>
          <w:szCs w:val="28"/>
        </w:rPr>
        <w:t xml:space="preserve">It was a stressful and overwhelming situation, a big wake-up call for </w:t>
      </w:r>
      <w:r>
        <w:rPr>
          <w:sz w:val="28"/>
          <w:szCs w:val="28"/>
        </w:rPr>
        <w:t>them, and unfortunately, an all-too-common experience for many on social media</w:t>
      </w:r>
      <w:r w:rsidRPr="00F532F2">
        <w:rPr>
          <w:sz w:val="28"/>
          <w:szCs w:val="28"/>
        </w:rPr>
        <w:t>.</w:t>
      </w:r>
      <w:r w:rsidRPr="00F532F2">
        <w:rPr>
          <w:sz w:val="28"/>
          <w:szCs w:val="28"/>
        </w:rPr>
        <w:br/>
      </w:r>
      <w:r w:rsidRPr="00F532F2">
        <w:rPr>
          <w:sz w:val="28"/>
          <w:szCs w:val="28"/>
        </w:rPr>
        <w:br/>
        <w:t>The main lesson learned from this ordeal is the importance of taking online security seriously. When setting up any kind of online account, whether it's for social media, banking, or email, it's crucial to use strong, unique passwords and enable two-factor authentication. These simple steps can make a world of difference in protecting yourself from cyber threats.</w:t>
      </w:r>
    </w:p>
    <w:p w14:paraId="2E9E2960" w14:textId="77777777" w:rsidR="00606F41" w:rsidRDefault="00606F41" w:rsidP="00D01712">
      <w:pPr>
        <w:pStyle w:val="NoSpacing"/>
        <w:spacing w:line="259" w:lineRule="auto"/>
        <w:contextualSpacing/>
        <w:rPr>
          <w:sz w:val="28"/>
          <w:szCs w:val="28"/>
        </w:rPr>
      </w:pPr>
    </w:p>
    <w:p w14:paraId="0251B896" w14:textId="647B6727" w:rsidR="007F27BD" w:rsidRPr="00232400" w:rsidRDefault="00606F41" w:rsidP="00D01712">
      <w:pPr>
        <w:pStyle w:val="NoSpacing"/>
        <w:spacing w:line="259" w:lineRule="auto"/>
        <w:contextualSpacing/>
        <w:rPr>
          <w:rStyle w:val="Heading2Char"/>
        </w:rPr>
      </w:pPr>
      <w:r w:rsidRPr="009A774D">
        <w:rPr>
          <w:sz w:val="28"/>
          <w:szCs w:val="28"/>
        </w:rPr>
        <w:t xml:space="preserve">In this chapter, we will cover the essential steps </w:t>
      </w:r>
      <w:r w:rsidR="00496C74">
        <w:rPr>
          <w:sz w:val="28"/>
          <w:szCs w:val="28"/>
        </w:rPr>
        <w:t xml:space="preserve">to </w:t>
      </w:r>
      <w:r w:rsidR="007F27BD">
        <w:rPr>
          <w:sz w:val="28"/>
          <w:szCs w:val="28"/>
        </w:rPr>
        <w:t>get Cy</w:t>
      </w:r>
      <w:r w:rsidR="00A21F8A">
        <w:rPr>
          <w:sz w:val="28"/>
          <w:szCs w:val="28"/>
        </w:rPr>
        <w:t>b</w:t>
      </w:r>
      <w:r w:rsidR="007F27BD">
        <w:rPr>
          <w:sz w:val="28"/>
          <w:szCs w:val="28"/>
        </w:rPr>
        <w:t>er Smart in</w:t>
      </w:r>
      <w:r w:rsidRPr="009A774D">
        <w:rPr>
          <w:sz w:val="28"/>
          <w:szCs w:val="28"/>
        </w:rPr>
        <w:t xml:space="preserve"> securi</w:t>
      </w:r>
      <w:r w:rsidR="007F27BD">
        <w:rPr>
          <w:sz w:val="28"/>
          <w:szCs w:val="28"/>
        </w:rPr>
        <w:t>ng</w:t>
      </w:r>
      <w:r w:rsidRPr="009A774D">
        <w:rPr>
          <w:sz w:val="28"/>
          <w:szCs w:val="28"/>
        </w:rPr>
        <w:t xml:space="preserve"> your online accounts by creating strong passwords and implementing two-factor authentication.</w:t>
      </w:r>
      <w:r w:rsidRPr="009A774D">
        <w:rPr>
          <w:sz w:val="28"/>
          <w:szCs w:val="28"/>
        </w:rPr>
        <w:br/>
      </w:r>
      <w:r w:rsidRPr="009A774D">
        <w:rPr>
          <w:sz w:val="28"/>
          <w:szCs w:val="28"/>
        </w:rPr>
        <w:br/>
      </w:r>
      <w:r w:rsidR="0024265D" w:rsidRPr="00232400">
        <w:rPr>
          <w:rStyle w:val="Heading2Char"/>
        </w:rPr>
        <w:t>Let’s start with passwords</w:t>
      </w:r>
    </w:p>
    <w:p w14:paraId="52B75200" w14:textId="77777777" w:rsidR="007F27BD" w:rsidRDefault="007F27BD" w:rsidP="00D01712">
      <w:pPr>
        <w:pStyle w:val="NoSpacing"/>
        <w:spacing w:line="259" w:lineRule="auto"/>
        <w:contextualSpacing/>
        <w:rPr>
          <w:sz w:val="28"/>
          <w:szCs w:val="28"/>
        </w:rPr>
      </w:pPr>
    </w:p>
    <w:p w14:paraId="070E32BD" w14:textId="3F21EC4A" w:rsidR="003B2F6E" w:rsidRDefault="0024265D" w:rsidP="00D01712">
      <w:pPr>
        <w:pStyle w:val="NoSpacing"/>
        <w:spacing w:line="259" w:lineRule="auto"/>
        <w:contextualSpacing/>
        <w:rPr>
          <w:sz w:val="28"/>
          <w:szCs w:val="28"/>
        </w:rPr>
      </w:pPr>
      <w:r w:rsidRPr="0024265D">
        <w:rPr>
          <w:sz w:val="28"/>
          <w:szCs w:val="28"/>
        </w:rPr>
        <w:t xml:space="preserve">The value of creating long and unique online passwords cannot be stressed enough in today's digital age. With the increasing prevalence of cyber-attacks and hacking attempts, it's more important than ever to take good care of our online security. By using simple and easily guessable passwords, you're essentially leaving the door wide open for potential security breaches. However, by incorporating a mix of uppercase letters, lowercase letters, numbers, and special </w:t>
      </w:r>
      <w:r w:rsidRPr="0024265D">
        <w:rPr>
          <w:sz w:val="28"/>
          <w:szCs w:val="28"/>
        </w:rPr>
        <w:lastRenderedPageBreak/>
        <w:t>characters, you significantly increase the complexity of your password, making it much harder for hackers to crack.</w:t>
      </w:r>
      <w:r w:rsidRPr="0024265D">
        <w:rPr>
          <w:sz w:val="28"/>
          <w:szCs w:val="28"/>
        </w:rPr>
        <w:br/>
      </w:r>
      <w:r w:rsidRPr="0024265D">
        <w:rPr>
          <w:sz w:val="28"/>
          <w:szCs w:val="28"/>
        </w:rPr>
        <w:br/>
        <w:t>It's also important to create different passwords for each of your online accounts. Using the same password across multiple platforms is a huge security risk, as a breach on one account could potentially compromise all of your other accounts. While it may seem like a hassle to keep track of multiple passwords, there are plenty of password management tools available that can help you securely store and manage all your passwords in one place. This extra layer of security can go a long way in keeping your personal information safe from unauthorized access.</w:t>
      </w:r>
      <w:r w:rsidR="002D7581">
        <w:rPr>
          <w:sz w:val="28"/>
          <w:szCs w:val="28"/>
        </w:rPr>
        <w:t xml:space="preserve"> More on password managers, in a bit.</w:t>
      </w:r>
      <w:r w:rsidRPr="0024265D">
        <w:rPr>
          <w:sz w:val="28"/>
          <w:szCs w:val="28"/>
        </w:rPr>
        <w:br/>
      </w:r>
      <w:r w:rsidRPr="0024265D">
        <w:rPr>
          <w:sz w:val="28"/>
          <w:szCs w:val="28"/>
        </w:rPr>
        <w:br/>
        <w:t xml:space="preserve">The bottom line is, taking the time to create long, unique, and secure passwords is essential for protecting your online privacy and safeguarding your personal information. It's a small but crucial step that can make a big difference in the overall security of your online accounts. </w:t>
      </w:r>
    </w:p>
    <w:p w14:paraId="64792E8A" w14:textId="77777777" w:rsidR="003B2F6E" w:rsidRDefault="003B2F6E" w:rsidP="00D01712">
      <w:pPr>
        <w:pStyle w:val="NoSpacing"/>
        <w:spacing w:line="259" w:lineRule="auto"/>
        <w:contextualSpacing/>
        <w:rPr>
          <w:sz w:val="28"/>
          <w:szCs w:val="28"/>
        </w:rPr>
      </w:pPr>
    </w:p>
    <w:p w14:paraId="1D76C045" w14:textId="77777777" w:rsidR="003B2F6E" w:rsidRDefault="0024265D" w:rsidP="00D01712">
      <w:pPr>
        <w:pStyle w:val="NoSpacing"/>
        <w:spacing w:line="259" w:lineRule="auto"/>
        <w:contextualSpacing/>
        <w:rPr>
          <w:sz w:val="28"/>
          <w:szCs w:val="28"/>
        </w:rPr>
      </w:pPr>
      <w:r w:rsidRPr="0024265D">
        <w:rPr>
          <w:sz w:val="28"/>
          <w:szCs w:val="28"/>
        </w:rPr>
        <w:t>By following these best practices and staying vigilant about keeping your passwords secure, you can greatly reduce the risk of falling victim to cyber-attacks and unauthorized access to your accounts.</w:t>
      </w:r>
    </w:p>
    <w:p w14:paraId="6BC54A7E" w14:textId="77777777" w:rsidR="003B2F6E" w:rsidRDefault="00606F41" w:rsidP="00D01712">
      <w:pPr>
        <w:pStyle w:val="NoSpacing"/>
        <w:spacing w:line="259" w:lineRule="auto"/>
        <w:contextualSpacing/>
        <w:rPr>
          <w:sz w:val="28"/>
          <w:szCs w:val="28"/>
        </w:rPr>
      </w:pPr>
      <w:r w:rsidRPr="009A774D">
        <w:rPr>
          <w:sz w:val="28"/>
          <w:szCs w:val="28"/>
        </w:rPr>
        <w:br/>
        <w:t>It's also important to create unique passwords for critical accounts, such as your email, social media, and financial accounts. Using the same password for multiple accounts makes it easier for attackers to gain unauthorized access to your sensitive information.</w:t>
      </w:r>
    </w:p>
    <w:p w14:paraId="2C4324BE" w14:textId="77777777" w:rsidR="003B2F6E" w:rsidRDefault="003B2F6E" w:rsidP="00D01712">
      <w:pPr>
        <w:pStyle w:val="NoSpacing"/>
        <w:spacing w:line="259" w:lineRule="auto"/>
        <w:contextualSpacing/>
        <w:rPr>
          <w:sz w:val="28"/>
          <w:szCs w:val="28"/>
        </w:rPr>
      </w:pPr>
    </w:p>
    <w:p w14:paraId="37892BCA" w14:textId="65818D8F" w:rsidR="00EC7F62" w:rsidRPr="00EC7F62" w:rsidRDefault="00EC7F62" w:rsidP="00D01712">
      <w:pPr>
        <w:pStyle w:val="Heading2"/>
        <w:contextualSpacing/>
      </w:pPr>
      <w:r w:rsidRPr="00EC7F62">
        <w:t>Password Length and Complexity</w:t>
      </w:r>
    </w:p>
    <w:p w14:paraId="50FA0E59" w14:textId="77777777" w:rsidR="00EC7F62" w:rsidRDefault="00EC7F62" w:rsidP="00D01712">
      <w:pPr>
        <w:pStyle w:val="NoSpacing"/>
        <w:spacing w:line="259" w:lineRule="auto"/>
        <w:contextualSpacing/>
        <w:rPr>
          <w:sz w:val="28"/>
          <w:szCs w:val="28"/>
        </w:rPr>
      </w:pPr>
    </w:p>
    <w:p w14:paraId="552F0DBE" w14:textId="6E27744C" w:rsidR="00E843D2" w:rsidRDefault="003B2F6E" w:rsidP="00D01712">
      <w:pPr>
        <w:pStyle w:val="NoSpacing"/>
        <w:spacing w:line="259" w:lineRule="auto"/>
        <w:contextualSpacing/>
        <w:rPr>
          <w:sz w:val="28"/>
          <w:szCs w:val="28"/>
        </w:rPr>
      </w:pPr>
      <w:r>
        <w:rPr>
          <w:sz w:val="28"/>
          <w:szCs w:val="28"/>
        </w:rPr>
        <w:t xml:space="preserve">I am often asked </w:t>
      </w:r>
      <w:r w:rsidR="00BF4E9B">
        <w:rPr>
          <w:sz w:val="28"/>
          <w:szCs w:val="28"/>
        </w:rPr>
        <w:t xml:space="preserve">how long </w:t>
      </w:r>
      <w:r w:rsidR="00E843D2">
        <w:rPr>
          <w:sz w:val="28"/>
          <w:szCs w:val="28"/>
        </w:rPr>
        <w:t>a good password is</w:t>
      </w:r>
      <w:r w:rsidR="00BF4E9B">
        <w:rPr>
          <w:sz w:val="28"/>
          <w:szCs w:val="28"/>
        </w:rPr>
        <w:t>; how do I make one I can remember and so on. In general, today’s computers will be unable to crack a password of over 13 characters</w:t>
      </w:r>
      <w:r w:rsidR="000963B7">
        <w:rPr>
          <w:sz w:val="28"/>
          <w:szCs w:val="28"/>
        </w:rPr>
        <w:t xml:space="preserve"> within your lifetime</w:t>
      </w:r>
      <w:r w:rsidR="00BF4E9B">
        <w:rPr>
          <w:sz w:val="28"/>
          <w:szCs w:val="28"/>
        </w:rPr>
        <w:t xml:space="preserve">. There is some dispute on whether </w:t>
      </w:r>
      <w:r w:rsidR="00E21BDB">
        <w:rPr>
          <w:sz w:val="28"/>
          <w:szCs w:val="28"/>
        </w:rPr>
        <w:t xml:space="preserve">random </w:t>
      </w:r>
      <w:r w:rsidR="004F0E53">
        <w:rPr>
          <w:sz w:val="28"/>
          <w:szCs w:val="28"/>
        </w:rPr>
        <w:t>numbers</w:t>
      </w:r>
      <w:r w:rsidR="00E21BDB">
        <w:rPr>
          <w:sz w:val="28"/>
          <w:szCs w:val="28"/>
        </w:rPr>
        <w:t>, symbols, etc… are important or not. I argue it this way: No hacker is looking at a stolen password file from a data breach that is encrypted and manually trying to crack the encryption. They are using computer power to try and do this, so the sequence of the password and the letter/numbers/</w:t>
      </w:r>
      <w:r w:rsidR="004F0E53">
        <w:rPr>
          <w:sz w:val="28"/>
          <w:szCs w:val="28"/>
        </w:rPr>
        <w:t>etc.</w:t>
      </w:r>
      <w:r w:rsidR="00E21BDB">
        <w:rPr>
          <w:sz w:val="28"/>
          <w:szCs w:val="28"/>
        </w:rPr>
        <w:t xml:space="preserve">… </w:t>
      </w:r>
      <w:r w:rsidR="00E21BDB">
        <w:rPr>
          <w:sz w:val="28"/>
          <w:szCs w:val="28"/>
        </w:rPr>
        <w:lastRenderedPageBreak/>
        <w:t xml:space="preserve">doesn’t really matter. At 13 or more characters it will take about a million years (or more) to crack it. </w:t>
      </w:r>
      <w:r w:rsidR="000963B7">
        <w:rPr>
          <w:sz w:val="28"/>
          <w:szCs w:val="28"/>
        </w:rPr>
        <w:t xml:space="preserve">I’m </w:t>
      </w:r>
      <w:r w:rsidR="00235C68">
        <w:rPr>
          <w:sz w:val="28"/>
          <w:szCs w:val="28"/>
        </w:rPr>
        <w:t>p</w:t>
      </w:r>
      <w:r w:rsidR="00E21BDB">
        <w:rPr>
          <w:sz w:val="28"/>
          <w:szCs w:val="28"/>
        </w:rPr>
        <w:t>retty sure none of us will outlive that.</w:t>
      </w:r>
    </w:p>
    <w:p w14:paraId="6EF4F74A" w14:textId="77777777" w:rsidR="00E843D2" w:rsidRDefault="00E843D2" w:rsidP="00D01712">
      <w:pPr>
        <w:pStyle w:val="NoSpacing"/>
        <w:spacing w:line="259" w:lineRule="auto"/>
        <w:contextualSpacing/>
        <w:rPr>
          <w:sz w:val="28"/>
          <w:szCs w:val="28"/>
        </w:rPr>
      </w:pPr>
    </w:p>
    <w:p w14:paraId="720C802E" w14:textId="241829E9" w:rsidR="0061505E" w:rsidRDefault="00235C68" w:rsidP="00D01712">
      <w:pPr>
        <w:pStyle w:val="NoSpacing"/>
        <w:spacing w:line="259" w:lineRule="auto"/>
        <w:contextualSpacing/>
        <w:rPr>
          <w:sz w:val="28"/>
          <w:szCs w:val="28"/>
        </w:rPr>
      </w:pPr>
      <w:r>
        <w:rPr>
          <w:sz w:val="28"/>
          <w:szCs w:val="28"/>
        </w:rPr>
        <w:t>To</w:t>
      </w:r>
      <w:r w:rsidR="00E843D2">
        <w:rPr>
          <w:sz w:val="28"/>
          <w:szCs w:val="28"/>
        </w:rPr>
        <w:t xml:space="preserve"> remember a long password</w:t>
      </w:r>
      <w:r w:rsidR="00BE26E8">
        <w:rPr>
          <w:sz w:val="28"/>
          <w:szCs w:val="28"/>
        </w:rPr>
        <w:t>,</w:t>
      </w:r>
      <w:r w:rsidR="00E843D2">
        <w:rPr>
          <w:sz w:val="28"/>
          <w:szCs w:val="28"/>
        </w:rPr>
        <w:t xml:space="preserve"> </w:t>
      </w:r>
      <w:r w:rsidR="009D7F35">
        <w:rPr>
          <w:sz w:val="28"/>
          <w:szCs w:val="28"/>
        </w:rPr>
        <w:t>or passphrase</w:t>
      </w:r>
      <w:r w:rsidR="008C7F43">
        <w:rPr>
          <w:sz w:val="28"/>
          <w:szCs w:val="28"/>
        </w:rPr>
        <w:t>,</w:t>
      </w:r>
      <w:r w:rsidR="009D7F35">
        <w:rPr>
          <w:sz w:val="28"/>
          <w:szCs w:val="28"/>
        </w:rPr>
        <w:t xml:space="preserve"> </w:t>
      </w:r>
      <w:r w:rsidR="00E843D2">
        <w:rPr>
          <w:sz w:val="28"/>
          <w:szCs w:val="28"/>
        </w:rPr>
        <w:t xml:space="preserve">I recommend a system.  For example, I grew up a TV junkie (my wife will </w:t>
      </w:r>
      <w:r w:rsidR="005A3A73">
        <w:rPr>
          <w:sz w:val="28"/>
          <w:szCs w:val="28"/>
        </w:rPr>
        <w:t xml:space="preserve">tell you I </w:t>
      </w:r>
      <w:r w:rsidR="00E843D2">
        <w:rPr>
          <w:sz w:val="28"/>
          <w:szCs w:val="28"/>
        </w:rPr>
        <w:t xml:space="preserve">still am, but that is for me and my therapist), so my passwords have a similar structure. </w:t>
      </w:r>
      <w:r w:rsidR="00E17229">
        <w:rPr>
          <w:sz w:val="28"/>
          <w:szCs w:val="28"/>
        </w:rPr>
        <w:t>Something l</w:t>
      </w:r>
      <w:r w:rsidR="00E843D2">
        <w:rPr>
          <w:sz w:val="28"/>
          <w:szCs w:val="28"/>
        </w:rPr>
        <w:t>ike this</w:t>
      </w:r>
      <w:r w:rsidR="0061505E">
        <w:rPr>
          <w:sz w:val="28"/>
          <w:szCs w:val="28"/>
        </w:rPr>
        <w:t>:</w:t>
      </w:r>
      <w:r w:rsidR="00E843D2">
        <w:rPr>
          <w:sz w:val="28"/>
          <w:szCs w:val="28"/>
        </w:rPr>
        <w:t xml:space="preserve"> </w:t>
      </w:r>
      <w:r w:rsidR="00E843D2" w:rsidRPr="00E17229">
        <w:rPr>
          <w:i/>
          <w:iCs/>
          <w:sz w:val="28"/>
          <w:szCs w:val="28"/>
        </w:rPr>
        <w:t>#$</w:t>
      </w:r>
      <w:r w:rsidR="007D33B2" w:rsidRPr="00E17229">
        <w:rPr>
          <w:i/>
          <w:iCs/>
          <w:sz w:val="28"/>
          <w:szCs w:val="28"/>
        </w:rPr>
        <w:t>Good</w:t>
      </w:r>
      <w:r w:rsidR="00C6082C" w:rsidRPr="00E17229">
        <w:rPr>
          <w:i/>
          <w:iCs/>
          <w:sz w:val="28"/>
          <w:szCs w:val="28"/>
        </w:rPr>
        <w:t>d</w:t>
      </w:r>
      <w:r w:rsidR="007D33B2" w:rsidRPr="00E17229">
        <w:rPr>
          <w:i/>
          <w:iCs/>
          <w:sz w:val="28"/>
          <w:szCs w:val="28"/>
        </w:rPr>
        <w:t>#1M78</w:t>
      </w:r>
      <w:r w:rsidR="0027105B" w:rsidRPr="00E17229">
        <w:rPr>
          <w:i/>
          <w:iCs/>
          <w:sz w:val="28"/>
          <w:szCs w:val="28"/>
        </w:rPr>
        <w:t>!</w:t>
      </w:r>
      <w:r w:rsidR="0061505E">
        <w:rPr>
          <w:sz w:val="28"/>
          <w:szCs w:val="28"/>
        </w:rPr>
        <w:t xml:space="preserve"> Let’s break </w:t>
      </w:r>
      <w:r w:rsidR="00E17229">
        <w:rPr>
          <w:sz w:val="28"/>
          <w:szCs w:val="28"/>
        </w:rPr>
        <w:t>it</w:t>
      </w:r>
      <w:r w:rsidR="0061505E">
        <w:rPr>
          <w:sz w:val="28"/>
          <w:szCs w:val="28"/>
        </w:rPr>
        <w:t xml:space="preserve"> down:</w:t>
      </w:r>
    </w:p>
    <w:p w14:paraId="44C070DB" w14:textId="77777777" w:rsidR="00E87BCC" w:rsidRDefault="00E87BCC" w:rsidP="00D01712">
      <w:pPr>
        <w:pStyle w:val="NoSpacing"/>
        <w:spacing w:line="259" w:lineRule="auto"/>
        <w:contextualSpacing/>
        <w:rPr>
          <w:sz w:val="28"/>
          <w:szCs w:val="28"/>
        </w:rPr>
      </w:pPr>
    </w:p>
    <w:p w14:paraId="4C7D91C8" w14:textId="6D99DCF7" w:rsidR="00E87BCC" w:rsidRDefault="00E87BCC" w:rsidP="00D01712">
      <w:pPr>
        <w:pStyle w:val="NoSpacing"/>
        <w:spacing w:line="259" w:lineRule="auto"/>
        <w:contextualSpacing/>
        <w:rPr>
          <w:sz w:val="28"/>
          <w:szCs w:val="28"/>
        </w:rPr>
      </w:pPr>
      <w:r>
        <w:rPr>
          <w:sz w:val="28"/>
          <w:szCs w:val="28"/>
        </w:rPr>
        <w:t xml:space="preserve">#$ - every password </w:t>
      </w:r>
      <w:r w:rsidR="00F06201">
        <w:rPr>
          <w:sz w:val="28"/>
          <w:szCs w:val="28"/>
        </w:rPr>
        <w:t xml:space="preserve">I use would </w:t>
      </w:r>
      <w:r>
        <w:rPr>
          <w:sz w:val="28"/>
          <w:szCs w:val="28"/>
        </w:rPr>
        <w:t>start with these two symbols</w:t>
      </w:r>
    </w:p>
    <w:p w14:paraId="5DC961A6" w14:textId="47712F35" w:rsidR="00E87BCC" w:rsidRDefault="00C6082C" w:rsidP="00D01712">
      <w:pPr>
        <w:pStyle w:val="NoSpacing"/>
        <w:spacing w:line="259" w:lineRule="auto"/>
        <w:contextualSpacing/>
        <w:rPr>
          <w:sz w:val="28"/>
          <w:szCs w:val="28"/>
        </w:rPr>
      </w:pPr>
      <w:r>
        <w:rPr>
          <w:sz w:val="28"/>
          <w:szCs w:val="28"/>
        </w:rPr>
        <w:t xml:space="preserve">GoodD – a reference to the TV show “The Good Doctor (I only </w:t>
      </w:r>
      <w:r w:rsidR="00BC6F96">
        <w:rPr>
          <w:sz w:val="28"/>
          <w:szCs w:val="28"/>
        </w:rPr>
        <w:t>capitalize</w:t>
      </w:r>
      <w:r w:rsidR="00897874">
        <w:rPr>
          <w:sz w:val="28"/>
          <w:szCs w:val="28"/>
        </w:rPr>
        <w:t xml:space="preserve"> the first letter)</w:t>
      </w:r>
    </w:p>
    <w:p w14:paraId="4C3825D2" w14:textId="23C276D7" w:rsidR="00897874" w:rsidRDefault="00897874" w:rsidP="00D01712">
      <w:pPr>
        <w:pStyle w:val="NoSpacing"/>
        <w:spacing w:line="259" w:lineRule="auto"/>
        <w:contextualSpacing/>
        <w:rPr>
          <w:sz w:val="28"/>
          <w:szCs w:val="28"/>
        </w:rPr>
      </w:pPr>
      <w:r>
        <w:rPr>
          <w:sz w:val="28"/>
          <w:szCs w:val="28"/>
        </w:rPr>
        <w:t>#1M – it comes on at 10pm on Mondays</w:t>
      </w:r>
    </w:p>
    <w:p w14:paraId="3D967B2E" w14:textId="6AE914F1" w:rsidR="009E2361" w:rsidRDefault="009E2361" w:rsidP="00D01712">
      <w:pPr>
        <w:pStyle w:val="NoSpacing"/>
        <w:spacing w:line="259" w:lineRule="auto"/>
        <w:contextualSpacing/>
        <w:rPr>
          <w:sz w:val="28"/>
          <w:szCs w:val="28"/>
        </w:rPr>
      </w:pPr>
      <w:r>
        <w:rPr>
          <w:sz w:val="28"/>
          <w:szCs w:val="28"/>
        </w:rPr>
        <w:t>78! – every password ends with these characters</w:t>
      </w:r>
    </w:p>
    <w:p w14:paraId="323D1287" w14:textId="77777777" w:rsidR="009E2361" w:rsidRDefault="009E2361" w:rsidP="00D01712">
      <w:pPr>
        <w:pStyle w:val="NoSpacing"/>
        <w:spacing w:line="259" w:lineRule="auto"/>
        <w:contextualSpacing/>
        <w:rPr>
          <w:sz w:val="28"/>
          <w:szCs w:val="28"/>
        </w:rPr>
      </w:pPr>
    </w:p>
    <w:p w14:paraId="5EA7EE00" w14:textId="7FEAC105" w:rsidR="003765F8" w:rsidRDefault="0083648A" w:rsidP="00D01712">
      <w:pPr>
        <w:pStyle w:val="NoSpacing"/>
        <w:spacing w:line="259" w:lineRule="auto"/>
        <w:contextualSpacing/>
        <w:rPr>
          <w:sz w:val="28"/>
          <w:szCs w:val="28"/>
        </w:rPr>
      </w:pPr>
      <w:r>
        <w:rPr>
          <w:sz w:val="28"/>
          <w:szCs w:val="28"/>
        </w:rPr>
        <w:t>So,</w:t>
      </w:r>
      <w:r w:rsidR="009E2361">
        <w:rPr>
          <w:sz w:val="28"/>
          <w:szCs w:val="28"/>
        </w:rPr>
        <w:t xml:space="preserve"> this is a 13-character password. </w:t>
      </w:r>
      <w:r w:rsidR="003765F8">
        <w:rPr>
          <w:sz w:val="28"/>
          <w:szCs w:val="28"/>
        </w:rPr>
        <w:t xml:space="preserve">This password will take 2 million </w:t>
      </w:r>
      <w:r w:rsidR="00AA3013">
        <w:rPr>
          <w:sz w:val="28"/>
          <w:szCs w:val="28"/>
        </w:rPr>
        <w:t>years</w:t>
      </w:r>
      <w:r w:rsidR="003765F8">
        <w:rPr>
          <w:sz w:val="28"/>
          <w:szCs w:val="28"/>
        </w:rPr>
        <w:t xml:space="preserve"> to crack. I know you just asked yourself, “How does he know THAT?</w:t>
      </w:r>
      <w:r w:rsidR="00386789">
        <w:rPr>
          <w:sz w:val="28"/>
          <w:szCs w:val="28"/>
        </w:rPr>
        <w:t>”</w:t>
      </w:r>
    </w:p>
    <w:p w14:paraId="350283C3" w14:textId="77777777" w:rsidR="003765F8" w:rsidRDefault="003765F8" w:rsidP="00D01712">
      <w:pPr>
        <w:pStyle w:val="NoSpacing"/>
        <w:spacing w:line="259" w:lineRule="auto"/>
        <w:contextualSpacing/>
        <w:rPr>
          <w:sz w:val="28"/>
          <w:szCs w:val="28"/>
        </w:rPr>
      </w:pPr>
    </w:p>
    <w:p w14:paraId="514EE4FA" w14:textId="57C0218A" w:rsidR="009E2361" w:rsidRDefault="003765F8" w:rsidP="00D01712">
      <w:pPr>
        <w:pStyle w:val="NoSpacing"/>
        <w:spacing w:line="259" w:lineRule="auto"/>
        <w:contextualSpacing/>
        <w:rPr>
          <w:sz w:val="28"/>
          <w:szCs w:val="28"/>
        </w:rPr>
      </w:pPr>
      <w:r>
        <w:rPr>
          <w:sz w:val="28"/>
          <w:szCs w:val="28"/>
        </w:rPr>
        <w:t>T</w:t>
      </w:r>
      <w:r w:rsidR="009E2361">
        <w:rPr>
          <w:sz w:val="28"/>
          <w:szCs w:val="28"/>
        </w:rPr>
        <w:t xml:space="preserve">he website </w:t>
      </w:r>
      <w:r w:rsidR="00E4077C" w:rsidRPr="00EB091A">
        <w:rPr>
          <w:sz w:val="28"/>
          <w:szCs w:val="28"/>
        </w:rPr>
        <w:t>www.security.org</w:t>
      </w:r>
      <w:r w:rsidR="00E4077C">
        <w:rPr>
          <w:sz w:val="28"/>
          <w:szCs w:val="28"/>
        </w:rPr>
        <w:t xml:space="preserve"> has a tool call “How Strong is my Password” and it will take a password and determine how long it would take to crack.</w:t>
      </w:r>
    </w:p>
    <w:p w14:paraId="5B93834B" w14:textId="77777777" w:rsidR="00E4077C" w:rsidRDefault="00E4077C" w:rsidP="00D01712">
      <w:pPr>
        <w:pStyle w:val="NoSpacing"/>
        <w:spacing w:line="259" w:lineRule="auto"/>
        <w:contextualSpacing/>
        <w:rPr>
          <w:sz w:val="28"/>
          <w:szCs w:val="28"/>
        </w:rPr>
      </w:pPr>
    </w:p>
    <w:p w14:paraId="14C5B102" w14:textId="2B046678" w:rsidR="00E4077C" w:rsidRDefault="00E4077C" w:rsidP="00D01712">
      <w:pPr>
        <w:pStyle w:val="NoSpacing"/>
        <w:spacing w:line="259" w:lineRule="auto"/>
        <w:contextualSpacing/>
        <w:rPr>
          <w:sz w:val="28"/>
          <w:szCs w:val="28"/>
        </w:rPr>
      </w:pPr>
      <w:r>
        <w:rPr>
          <w:sz w:val="28"/>
          <w:szCs w:val="28"/>
        </w:rPr>
        <w:t>Let’s look at some examples:</w:t>
      </w:r>
    </w:p>
    <w:p w14:paraId="23F3E193" w14:textId="77777777" w:rsidR="00E4077C" w:rsidRDefault="00E4077C" w:rsidP="00D01712">
      <w:pPr>
        <w:pStyle w:val="NoSpacing"/>
        <w:spacing w:line="259" w:lineRule="auto"/>
        <w:contextualSpacing/>
        <w:rPr>
          <w:sz w:val="28"/>
          <w:szCs w:val="28"/>
        </w:rPr>
      </w:pPr>
    </w:p>
    <w:p w14:paraId="46D82F33" w14:textId="200E2BF8" w:rsidR="00E4077C" w:rsidRDefault="00386789" w:rsidP="00D01712">
      <w:pPr>
        <w:pStyle w:val="NoSpacing"/>
        <w:numPr>
          <w:ilvl w:val="0"/>
          <w:numId w:val="2"/>
        </w:numPr>
        <w:spacing w:line="259" w:lineRule="auto"/>
        <w:contextualSpacing/>
        <w:rPr>
          <w:sz w:val="28"/>
          <w:szCs w:val="28"/>
        </w:rPr>
      </w:pPr>
      <w:r w:rsidRPr="00B74543">
        <w:rPr>
          <w:i/>
          <w:iCs/>
          <w:sz w:val="28"/>
          <w:szCs w:val="28"/>
        </w:rPr>
        <w:t>password</w:t>
      </w:r>
      <w:r>
        <w:rPr>
          <w:sz w:val="28"/>
          <w:szCs w:val="28"/>
        </w:rPr>
        <w:t xml:space="preserve"> </w:t>
      </w:r>
      <w:r w:rsidR="00A22D71">
        <w:rPr>
          <w:sz w:val="28"/>
          <w:szCs w:val="28"/>
        </w:rPr>
        <w:t>(every year this is the MOST common password used globally) – it can be cracked instantly.</w:t>
      </w:r>
    </w:p>
    <w:p w14:paraId="1C9BAB4C" w14:textId="336A2DEC" w:rsidR="00A22D71" w:rsidRDefault="00A22D71" w:rsidP="00D01712">
      <w:pPr>
        <w:pStyle w:val="NoSpacing"/>
        <w:numPr>
          <w:ilvl w:val="0"/>
          <w:numId w:val="2"/>
        </w:numPr>
        <w:spacing w:line="259" w:lineRule="auto"/>
        <w:contextualSpacing/>
        <w:rPr>
          <w:sz w:val="28"/>
          <w:szCs w:val="28"/>
        </w:rPr>
      </w:pPr>
      <w:r w:rsidRPr="00B74543">
        <w:rPr>
          <w:sz w:val="28"/>
          <w:szCs w:val="28"/>
        </w:rPr>
        <w:t>p4ssword</w:t>
      </w:r>
      <w:r>
        <w:rPr>
          <w:sz w:val="28"/>
          <w:szCs w:val="28"/>
        </w:rPr>
        <w:t xml:space="preserve"> – one minute</w:t>
      </w:r>
    </w:p>
    <w:p w14:paraId="3DDF625C" w14:textId="3ABB31BC" w:rsidR="00A22D71" w:rsidRDefault="00A355B7" w:rsidP="00D01712">
      <w:pPr>
        <w:pStyle w:val="NoSpacing"/>
        <w:numPr>
          <w:ilvl w:val="0"/>
          <w:numId w:val="2"/>
        </w:numPr>
        <w:spacing w:line="259" w:lineRule="auto"/>
        <w:contextualSpacing/>
        <w:rPr>
          <w:sz w:val="28"/>
          <w:szCs w:val="28"/>
        </w:rPr>
      </w:pPr>
      <w:r w:rsidRPr="00B74543">
        <w:rPr>
          <w:i/>
          <w:iCs/>
          <w:sz w:val="28"/>
          <w:szCs w:val="28"/>
        </w:rPr>
        <w:t>Ilovetocreatelongpasswords</w:t>
      </w:r>
      <w:r>
        <w:rPr>
          <w:sz w:val="28"/>
          <w:szCs w:val="28"/>
        </w:rPr>
        <w:t xml:space="preserve"> – 300 Septillion Years!</w:t>
      </w:r>
    </w:p>
    <w:p w14:paraId="6CA532AC" w14:textId="77777777" w:rsidR="00A355B7" w:rsidRDefault="00A355B7" w:rsidP="00D01712">
      <w:pPr>
        <w:pStyle w:val="NoSpacing"/>
        <w:spacing w:line="259" w:lineRule="auto"/>
        <w:contextualSpacing/>
        <w:rPr>
          <w:sz w:val="28"/>
          <w:szCs w:val="28"/>
        </w:rPr>
      </w:pPr>
    </w:p>
    <w:p w14:paraId="494298A6" w14:textId="33040CCD" w:rsidR="00A355B7" w:rsidRDefault="00A355B7" w:rsidP="00D01712">
      <w:pPr>
        <w:pStyle w:val="NoSpacing"/>
        <w:spacing w:line="259" w:lineRule="auto"/>
        <w:contextualSpacing/>
        <w:rPr>
          <w:sz w:val="28"/>
          <w:szCs w:val="28"/>
        </w:rPr>
      </w:pPr>
      <w:r>
        <w:rPr>
          <w:sz w:val="28"/>
          <w:szCs w:val="28"/>
        </w:rPr>
        <w:t>In the last example I used no symbols or numbers</w:t>
      </w:r>
      <w:r w:rsidR="000D368B">
        <w:rPr>
          <w:sz w:val="28"/>
          <w:szCs w:val="28"/>
        </w:rPr>
        <w:t xml:space="preserve"> just created an easy to remember phrase that will never be cracked (being 26 characters long helped.) The only caveat I will add here is that if the password is compromised in a data breach, it will become useless and bad guys will have it and be able to associate it with your email. </w:t>
      </w:r>
    </w:p>
    <w:p w14:paraId="71CA62EA" w14:textId="77777777" w:rsidR="000D368B" w:rsidRDefault="000D368B" w:rsidP="00D01712">
      <w:pPr>
        <w:pStyle w:val="NoSpacing"/>
        <w:spacing w:line="259" w:lineRule="auto"/>
        <w:contextualSpacing/>
        <w:rPr>
          <w:sz w:val="28"/>
          <w:szCs w:val="28"/>
        </w:rPr>
      </w:pPr>
    </w:p>
    <w:p w14:paraId="58CF6A26" w14:textId="571673E6" w:rsidR="004C54CE" w:rsidRDefault="000D368B" w:rsidP="00D01712">
      <w:pPr>
        <w:pStyle w:val="NoSpacing"/>
        <w:spacing w:line="259" w:lineRule="auto"/>
        <w:contextualSpacing/>
        <w:rPr>
          <w:sz w:val="28"/>
          <w:szCs w:val="28"/>
        </w:rPr>
      </w:pPr>
      <w:r>
        <w:rPr>
          <w:sz w:val="28"/>
          <w:szCs w:val="28"/>
        </w:rPr>
        <w:t>I created a video on password creations</w:t>
      </w:r>
      <w:r w:rsidR="004C54CE">
        <w:rPr>
          <w:sz w:val="28"/>
          <w:szCs w:val="28"/>
        </w:rPr>
        <w:t xml:space="preserve"> </w:t>
      </w:r>
      <w:r w:rsidR="009E682F">
        <w:rPr>
          <w:sz w:val="28"/>
          <w:szCs w:val="28"/>
        </w:rPr>
        <w:t xml:space="preserve">that can be found on the Get Cyber Smart </w:t>
      </w:r>
      <w:r w:rsidR="000D6364">
        <w:rPr>
          <w:sz w:val="28"/>
          <w:szCs w:val="28"/>
        </w:rPr>
        <w:t xml:space="preserve">Book YouTube </w:t>
      </w:r>
      <w:r w:rsidR="00037286">
        <w:rPr>
          <w:sz w:val="28"/>
          <w:szCs w:val="28"/>
        </w:rPr>
        <w:t>channel.</w:t>
      </w:r>
    </w:p>
    <w:p w14:paraId="6A94E85B" w14:textId="77777777" w:rsidR="004C54CE" w:rsidRDefault="004C54CE" w:rsidP="00D01712">
      <w:pPr>
        <w:pStyle w:val="NoSpacing"/>
        <w:spacing w:line="259" w:lineRule="auto"/>
        <w:contextualSpacing/>
        <w:rPr>
          <w:sz w:val="28"/>
          <w:szCs w:val="28"/>
        </w:rPr>
      </w:pPr>
    </w:p>
    <w:p w14:paraId="4FF1707B" w14:textId="4C9E1925" w:rsidR="007F27BD" w:rsidRPr="004C54CE" w:rsidRDefault="004C54CE" w:rsidP="00D01712">
      <w:pPr>
        <w:pStyle w:val="Heading2"/>
        <w:contextualSpacing/>
      </w:pPr>
      <w:r w:rsidRPr="004C54CE">
        <w:t>P</w:t>
      </w:r>
      <w:r w:rsidR="0024265D" w:rsidRPr="004C54CE">
        <w:t>assword managers</w:t>
      </w:r>
      <w:r>
        <w:t xml:space="preserve"> can take the fuss out of password</w:t>
      </w:r>
      <w:r w:rsidR="004E0F7B">
        <w:t>s</w:t>
      </w:r>
    </w:p>
    <w:p w14:paraId="3109E059" w14:textId="77777777" w:rsidR="007F27BD" w:rsidRDefault="007F27BD" w:rsidP="00D01712">
      <w:pPr>
        <w:pStyle w:val="NoSpacing"/>
        <w:spacing w:line="259" w:lineRule="auto"/>
        <w:contextualSpacing/>
        <w:rPr>
          <w:b/>
          <w:bCs/>
          <w:sz w:val="28"/>
          <w:szCs w:val="28"/>
        </w:rPr>
      </w:pPr>
    </w:p>
    <w:p w14:paraId="1F18A93B" w14:textId="42397542" w:rsidR="0024265D" w:rsidRDefault="0024265D" w:rsidP="00D01712">
      <w:pPr>
        <w:pStyle w:val="NoSpacing"/>
        <w:spacing w:line="259" w:lineRule="auto"/>
        <w:contextualSpacing/>
        <w:rPr>
          <w:sz w:val="28"/>
          <w:szCs w:val="28"/>
        </w:rPr>
      </w:pPr>
      <w:r>
        <w:rPr>
          <w:sz w:val="28"/>
          <w:szCs w:val="28"/>
        </w:rPr>
        <w:t>When I do presentations at conferences and talk about passwords, I am almost always asked, “Are password managers safe? And which one should I use?”</w:t>
      </w:r>
    </w:p>
    <w:p w14:paraId="5BB482E6" w14:textId="77777777" w:rsidR="0024265D" w:rsidRDefault="0024265D" w:rsidP="00D01712">
      <w:pPr>
        <w:pStyle w:val="NoSpacing"/>
        <w:spacing w:line="259" w:lineRule="auto"/>
        <w:contextualSpacing/>
        <w:rPr>
          <w:sz w:val="28"/>
          <w:szCs w:val="28"/>
        </w:rPr>
      </w:pPr>
    </w:p>
    <w:p w14:paraId="71566212" w14:textId="1D296997" w:rsidR="00D568C2" w:rsidRDefault="0024265D" w:rsidP="00D01712">
      <w:pPr>
        <w:pStyle w:val="NoSpacing"/>
        <w:spacing w:line="259" w:lineRule="auto"/>
        <w:contextualSpacing/>
        <w:rPr>
          <w:sz w:val="28"/>
          <w:szCs w:val="28"/>
        </w:rPr>
      </w:pPr>
      <w:r w:rsidRPr="0024265D">
        <w:rPr>
          <w:sz w:val="28"/>
          <w:szCs w:val="28"/>
        </w:rPr>
        <w:t xml:space="preserve">First and foremost, using a password manager adds an extra layer of security to your online accounts. </w:t>
      </w:r>
      <w:r>
        <w:rPr>
          <w:sz w:val="28"/>
          <w:szCs w:val="28"/>
        </w:rPr>
        <w:t xml:space="preserve">In general, if you go with a password manager from a reputable software </w:t>
      </w:r>
      <w:r w:rsidR="00CF726F">
        <w:rPr>
          <w:sz w:val="28"/>
          <w:szCs w:val="28"/>
        </w:rPr>
        <w:t>company,</w:t>
      </w:r>
      <w:r>
        <w:rPr>
          <w:sz w:val="28"/>
          <w:szCs w:val="28"/>
        </w:rPr>
        <w:t xml:space="preserve"> they are safe, provided you also protect </w:t>
      </w:r>
      <w:r w:rsidR="002A4836">
        <w:rPr>
          <w:sz w:val="28"/>
          <w:szCs w:val="28"/>
        </w:rPr>
        <w:t>the app</w:t>
      </w:r>
      <w:r>
        <w:rPr>
          <w:sz w:val="28"/>
          <w:szCs w:val="28"/>
        </w:rPr>
        <w:t xml:space="preserve"> with a unique and complex password</w:t>
      </w:r>
      <w:r w:rsidR="002A4836">
        <w:rPr>
          <w:sz w:val="28"/>
          <w:szCs w:val="28"/>
        </w:rPr>
        <w:t xml:space="preserve"> to </w:t>
      </w:r>
      <w:r w:rsidR="00E91538">
        <w:rPr>
          <w:sz w:val="28"/>
          <w:szCs w:val="28"/>
        </w:rPr>
        <w:t>open/access the app</w:t>
      </w:r>
      <w:r>
        <w:rPr>
          <w:sz w:val="28"/>
          <w:szCs w:val="28"/>
        </w:rPr>
        <w:t xml:space="preserve">. </w:t>
      </w:r>
    </w:p>
    <w:p w14:paraId="23C999F8" w14:textId="77777777" w:rsidR="00D568C2" w:rsidRDefault="00D568C2" w:rsidP="00D01712">
      <w:pPr>
        <w:pStyle w:val="NoSpacing"/>
        <w:spacing w:line="259" w:lineRule="auto"/>
        <w:contextualSpacing/>
        <w:rPr>
          <w:sz w:val="28"/>
          <w:szCs w:val="28"/>
        </w:rPr>
      </w:pPr>
    </w:p>
    <w:p w14:paraId="4D83D3AB" w14:textId="19FD4194" w:rsidR="0024265D" w:rsidRDefault="0024265D" w:rsidP="00D01712">
      <w:pPr>
        <w:pStyle w:val="NoSpacing"/>
        <w:spacing w:line="259" w:lineRule="auto"/>
        <w:contextualSpacing/>
        <w:rPr>
          <w:sz w:val="28"/>
          <w:szCs w:val="28"/>
        </w:rPr>
      </w:pPr>
      <w:r>
        <w:rPr>
          <w:sz w:val="28"/>
          <w:szCs w:val="28"/>
        </w:rPr>
        <w:t>There is a list of potential password managers at the end of this chapter. I do not necessarily recommend one over the other. You need to find one that fits your budget, is YOU-friendly, and that you are comfortable with. Most will sync your passwords across all your devices (smartphones, computers, tablets, and the like)</w:t>
      </w:r>
      <w:r w:rsidR="00D568C2">
        <w:rPr>
          <w:sz w:val="28"/>
          <w:szCs w:val="28"/>
        </w:rPr>
        <w:t xml:space="preserve"> so you don’t have to enter them individually on each device.</w:t>
      </w:r>
    </w:p>
    <w:p w14:paraId="4D0CD0A6" w14:textId="77777777" w:rsidR="0024265D" w:rsidRDefault="0024265D" w:rsidP="00D01712">
      <w:pPr>
        <w:pStyle w:val="NoSpacing"/>
        <w:spacing w:line="259" w:lineRule="auto"/>
        <w:contextualSpacing/>
        <w:rPr>
          <w:sz w:val="28"/>
          <w:szCs w:val="28"/>
        </w:rPr>
      </w:pPr>
    </w:p>
    <w:p w14:paraId="79437D19" w14:textId="77777777" w:rsidR="00D568C2" w:rsidRDefault="0024265D" w:rsidP="00D01712">
      <w:pPr>
        <w:pStyle w:val="NoSpacing"/>
        <w:spacing w:line="259" w:lineRule="auto"/>
        <w:contextualSpacing/>
        <w:rPr>
          <w:sz w:val="28"/>
          <w:szCs w:val="28"/>
        </w:rPr>
      </w:pPr>
      <w:r w:rsidRPr="0024265D">
        <w:rPr>
          <w:sz w:val="28"/>
          <w:szCs w:val="28"/>
        </w:rPr>
        <w:t>With the prevalence of data breaches and hacking attempts, it's crucial to have strong, unique passwords for each of your accounts. A password manager can help you generate complex passwords that are difficult for hackers to crack, and securely store them so you don't have to remember them all. This means you won't have to use the same password for multiple accounts, reducing the risk of your accounts being compromised if one password is breached.</w:t>
      </w:r>
      <w:r w:rsidRPr="0024265D">
        <w:rPr>
          <w:sz w:val="28"/>
          <w:szCs w:val="28"/>
        </w:rPr>
        <w:br/>
      </w:r>
      <w:r w:rsidRPr="0024265D">
        <w:rPr>
          <w:sz w:val="28"/>
          <w:szCs w:val="28"/>
        </w:rPr>
        <w:br/>
        <w:t>Furthermore, a password manager can save you time and frustration. It can automatically fill in your login information for you, so you don't have to type in each password every time you access an account. This can be especially helpful if you have a lot of accounts to manage, as it can streamline the login process and make your online experience more efficient. Overall, using a password manager can provide peace of mind and convenience when it comes to managing your online security.</w:t>
      </w:r>
    </w:p>
    <w:p w14:paraId="34D697D8" w14:textId="77777777" w:rsidR="00D568C2" w:rsidRDefault="00D568C2" w:rsidP="00D01712">
      <w:pPr>
        <w:pStyle w:val="NoSpacing"/>
        <w:spacing w:line="259" w:lineRule="auto"/>
        <w:contextualSpacing/>
        <w:rPr>
          <w:sz w:val="28"/>
          <w:szCs w:val="28"/>
        </w:rPr>
      </w:pPr>
    </w:p>
    <w:p w14:paraId="14F133F8" w14:textId="1F52B8EE" w:rsidR="00D568C2" w:rsidRDefault="00D568C2" w:rsidP="00D01712">
      <w:pPr>
        <w:pStyle w:val="NoSpacing"/>
        <w:spacing w:line="259" w:lineRule="auto"/>
        <w:contextualSpacing/>
        <w:rPr>
          <w:sz w:val="28"/>
          <w:szCs w:val="28"/>
        </w:rPr>
      </w:pPr>
      <w:r>
        <w:rPr>
          <w:sz w:val="28"/>
          <w:szCs w:val="28"/>
        </w:rPr>
        <w:t xml:space="preserve">One other point I make about password managers at conferences is related to the question, “What if someone steals my phone?” Provided you have a strong password setup to protect the app, you’ll </w:t>
      </w:r>
      <w:r w:rsidR="002103F4">
        <w:rPr>
          <w:sz w:val="28"/>
          <w:szCs w:val="28"/>
        </w:rPr>
        <w:t>be</w:t>
      </w:r>
      <w:r>
        <w:rPr>
          <w:sz w:val="28"/>
          <w:szCs w:val="28"/>
        </w:rPr>
        <w:t xml:space="preserve"> fine. Even if you have biometrics, like </w:t>
      </w:r>
      <w:r>
        <w:rPr>
          <w:sz w:val="28"/>
          <w:szCs w:val="28"/>
        </w:rPr>
        <w:lastRenderedPageBreak/>
        <w:t>a face scan, set up to protect the password manager, if the person who steals your phone is using your face to unlock the phone, you frankly have bigger problems than your passwords at that point. All jokes aside, you can feel pretty confident that your passwords are safe if you set up your password manager securely.</w:t>
      </w:r>
    </w:p>
    <w:p w14:paraId="55591C2A" w14:textId="77777777" w:rsidR="007F27BD" w:rsidRDefault="007F27BD" w:rsidP="00D01712">
      <w:pPr>
        <w:pStyle w:val="NoSpacing"/>
        <w:spacing w:line="259" w:lineRule="auto"/>
        <w:contextualSpacing/>
        <w:rPr>
          <w:sz w:val="28"/>
          <w:szCs w:val="28"/>
        </w:rPr>
      </w:pPr>
    </w:p>
    <w:p w14:paraId="4CFBCC2A" w14:textId="57860D7F" w:rsidR="007F27BD" w:rsidRDefault="007F27BD" w:rsidP="00D01712">
      <w:pPr>
        <w:pStyle w:val="NoSpacing"/>
        <w:spacing w:line="259" w:lineRule="auto"/>
        <w:contextualSpacing/>
        <w:rPr>
          <w:sz w:val="28"/>
          <w:szCs w:val="28"/>
        </w:rPr>
      </w:pPr>
      <w:r>
        <w:rPr>
          <w:sz w:val="28"/>
          <w:szCs w:val="28"/>
        </w:rPr>
        <w:t xml:space="preserve">One last note on passwords. If you don’t want to use a password </w:t>
      </w:r>
      <w:r w:rsidR="00AE3839">
        <w:rPr>
          <w:sz w:val="28"/>
          <w:szCs w:val="28"/>
        </w:rPr>
        <w:t>manager but</w:t>
      </w:r>
      <w:r>
        <w:rPr>
          <w:sz w:val="28"/>
          <w:szCs w:val="28"/>
        </w:rPr>
        <w:t xml:space="preserve"> feel more secure writing the passwords down on a piece of paper or in a notebook, there is really nothing wrong with that. UNLESS you post the passwords on your monitor (DO NOT DO THAT!) Keep the notebook in a safe or fold up the paper and put it in a book on your bookshelf. Unless you are robbed by MENSA, your passwords should be ok.</w:t>
      </w:r>
    </w:p>
    <w:p w14:paraId="4B6EC9BD" w14:textId="77777777" w:rsidR="00DF7A12" w:rsidRDefault="00DF7A12" w:rsidP="00D01712">
      <w:pPr>
        <w:pStyle w:val="NoSpacing"/>
        <w:spacing w:line="259" w:lineRule="auto"/>
        <w:contextualSpacing/>
        <w:rPr>
          <w:sz w:val="28"/>
          <w:szCs w:val="28"/>
        </w:rPr>
      </w:pPr>
    </w:p>
    <w:p w14:paraId="12D25818" w14:textId="26B9A911" w:rsidR="00DF7A12" w:rsidRDefault="00DF7A12" w:rsidP="00D01712">
      <w:pPr>
        <w:pStyle w:val="NoSpacing"/>
        <w:spacing w:line="259" w:lineRule="auto"/>
        <w:contextualSpacing/>
        <w:rPr>
          <w:sz w:val="28"/>
          <w:szCs w:val="28"/>
        </w:rPr>
      </w:pPr>
      <w:r w:rsidRPr="009A774D">
        <w:rPr>
          <w:sz w:val="28"/>
          <w:szCs w:val="28"/>
        </w:rPr>
        <w:t xml:space="preserve">To ensure maximum security, it's </w:t>
      </w:r>
      <w:r w:rsidR="00AE3839">
        <w:rPr>
          <w:sz w:val="28"/>
          <w:szCs w:val="28"/>
        </w:rPr>
        <w:t xml:space="preserve">good practice </w:t>
      </w:r>
      <w:r w:rsidRPr="009A774D">
        <w:rPr>
          <w:sz w:val="28"/>
          <w:szCs w:val="28"/>
        </w:rPr>
        <w:t>to change your passwords regularly, at least every 6 months. This practice reduces the risk of your passwords being compromised and provides an additional layer of protection for your accounts.</w:t>
      </w:r>
      <w:r>
        <w:rPr>
          <w:sz w:val="28"/>
          <w:szCs w:val="28"/>
        </w:rPr>
        <w:t xml:space="preserve"> Password managers simplify this process.</w:t>
      </w:r>
    </w:p>
    <w:p w14:paraId="78CC3435" w14:textId="77777777" w:rsidR="007F27BD" w:rsidRDefault="007F27BD" w:rsidP="00D01712">
      <w:pPr>
        <w:pStyle w:val="NoSpacing"/>
        <w:spacing w:line="259" w:lineRule="auto"/>
        <w:contextualSpacing/>
        <w:rPr>
          <w:sz w:val="28"/>
          <w:szCs w:val="28"/>
        </w:rPr>
      </w:pPr>
    </w:p>
    <w:p w14:paraId="09E9135B" w14:textId="5455B8C9" w:rsidR="007F27BD" w:rsidRPr="007F27BD" w:rsidRDefault="007F27BD" w:rsidP="00D01712">
      <w:pPr>
        <w:pStyle w:val="Heading2"/>
        <w:contextualSpacing/>
      </w:pPr>
      <w:r w:rsidRPr="007F27BD">
        <w:t>Two-Factor Authentication is your security linchpin</w:t>
      </w:r>
    </w:p>
    <w:p w14:paraId="676EA08E" w14:textId="77777777" w:rsidR="007F27BD" w:rsidRDefault="007F27BD" w:rsidP="00D01712">
      <w:pPr>
        <w:pStyle w:val="NoSpacing"/>
        <w:spacing w:line="259" w:lineRule="auto"/>
        <w:contextualSpacing/>
        <w:rPr>
          <w:sz w:val="28"/>
          <w:szCs w:val="28"/>
        </w:rPr>
      </w:pPr>
    </w:p>
    <w:p w14:paraId="7B53A4A9" w14:textId="4F48DBC4" w:rsidR="007F27BD" w:rsidRDefault="00606F41" w:rsidP="00D01712">
      <w:pPr>
        <w:pStyle w:val="NoSpacing"/>
        <w:spacing w:line="259" w:lineRule="auto"/>
        <w:contextualSpacing/>
        <w:rPr>
          <w:sz w:val="28"/>
          <w:szCs w:val="28"/>
        </w:rPr>
      </w:pPr>
      <w:r w:rsidRPr="009A774D">
        <w:rPr>
          <w:sz w:val="28"/>
          <w:szCs w:val="28"/>
        </w:rPr>
        <w:t xml:space="preserve">In addition to strong passwords, enabling two-factor authentication (2FA) provides an extra layer of security. </w:t>
      </w:r>
      <w:r w:rsidR="00D568C2">
        <w:rPr>
          <w:sz w:val="28"/>
          <w:szCs w:val="28"/>
        </w:rPr>
        <w:t xml:space="preserve">And a layer YOU REALLY NEED TO HAVE </w:t>
      </w:r>
      <w:r w:rsidR="00945A5C">
        <w:rPr>
          <w:sz w:val="28"/>
          <w:szCs w:val="28"/>
        </w:rPr>
        <w:t>now</w:t>
      </w:r>
      <w:r w:rsidR="00D568C2">
        <w:rPr>
          <w:sz w:val="28"/>
          <w:szCs w:val="28"/>
        </w:rPr>
        <w:t xml:space="preserve">. </w:t>
      </w:r>
      <w:r w:rsidR="00A90BF2">
        <w:rPr>
          <w:sz w:val="28"/>
          <w:szCs w:val="28"/>
        </w:rPr>
        <w:t>2FA</w:t>
      </w:r>
      <w:r w:rsidRPr="009A774D">
        <w:rPr>
          <w:sz w:val="28"/>
          <w:szCs w:val="28"/>
        </w:rPr>
        <w:t xml:space="preserve"> requires a second form of verification, such as a text message or email with a code, or an app-generated code, in addition to your password. This means that even if someone obtains your password, they </w:t>
      </w:r>
      <w:r w:rsidR="00451BF1" w:rsidRPr="009A774D">
        <w:rPr>
          <w:sz w:val="28"/>
          <w:szCs w:val="28"/>
        </w:rPr>
        <w:t>will</w:t>
      </w:r>
      <w:r w:rsidRPr="009A774D">
        <w:rPr>
          <w:sz w:val="28"/>
          <w:szCs w:val="28"/>
        </w:rPr>
        <w:t xml:space="preserve"> still need the second factor to access your account.</w:t>
      </w:r>
      <w:r w:rsidRPr="009A774D">
        <w:rPr>
          <w:sz w:val="28"/>
          <w:szCs w:val="28"/>
        </w:rPr>
        <w:br/>
      </w:r>
      <w:r w:rsidRPr="009A774D">
        <w:rPr>
          <w:sz w:val="28"/>
          <w:szCs w:val="28"/>
        </w:rPr>
        <w:br/>
        <w:t>There are two main types of two-factor authentication: text/email message authentication and app-generated authentication. Text/email message authentication involves receiving a code via text message or email and entering it when prompted. App-generated authentication involves using an authenticator app, such as Google Authenticator or Authy, to generate a unique code that changes every few seconds.</w:t>
      </w:r>
      <w:r w:rsidR="00352BC8">
        <w:rPr>
          <w:sz w:val="28"/>
          <w:szCs w:val="28"/>
        </w:rPr>
        <w:t xml:space="preserve"> </w:t>
      </w:r>
      <w:r w:rsidR="00A452F9">
        <w:rPr>
          <w:sz w:val="28"/>
          <w:szCs w:val="28"/>
        </w:rPr>
        <w:t>At</w:t>
      </w:r>
      <w:r w:rsidR="00345C86">
        <w:rPr>
          <w:sz w:val="28"/>
          <w:szCs w:val="28"/>
        </w:rPr>
        <w:t xml:space="preserve"> the </w:t>
      </w:r>
      <w:r w:rsidR="00A452F9">
        <w:rPr>
          <w:sz w:val="28"/>
          <w:szCs w:val="28"/>
        </w:rPr>
        <w:t xml:space="preserve">Get Cyber Smart YouTube channel there </w:t>
      </w:r>
      <w:r w:rsidR="00345C86">
        <w:rPr>
          <w:sz w:val="28"/>
          <w:szCs w:val="28"/>
        </w:rPr>
        <w:t xml:space="preserve">is a video that will show you how to set up and utilize an app-generated </w:t>
      </w:r>
      <w:r w:rsidR="00860E8E">
        <w:rPr>
          <w:sz w:val="28"/>
          <w:szCs w:val="28"/>
        </w:rPr>
        <w:t>authenticato</w:t>
      </w:r>
      <w:r w:rsidR="004C54CE">
        <w:rPr>
          <w:sz w:val="28"/>
          <w:szCs w:val="28"/>
        </w:rPr>
        <w:t>r</w:t>
      </w:r>
      <w:r w:rsidR="00860E8E">
        <w:rPr>
          <w:sz w:val="28"/>
          <w:szCs w:val="28"/>
        </w:rPr>
        <w:t>.</w:t>
      </w:r>
    </w:p>
    <w:p w14:paraId="19FC2081" w14:textId="77777777" w:rsidR="007F27BD" w:rsidRDefault="007F27BD" w:rsidP="00D01712">
      <w:pPr>
        <w:pStyle w:val="NoSpacing"/>
        <w:spacing w:line="259" w:lineRule="auto"/>
        <w:contextualSpacing/>
        <w:rPr>
          <w:sz w:val="28"/>
          <w:szCs w:val="28"/>
        </w:rPr>
      </w:pPr>
    </w:p>
    <w:p w14:paraId="27DE8EB4" w14:textId="68C97090" w:rsidR="00DF7A12" w:rsidRDefault="007F27BD" w:rsidP="00D01712">
      <w:pPr>
        <w:pStyle w:val="NoSpacing"/>
        <w:spacing w:line="259" w:lineRule="auto"/>
        <w:contextualSpacing/>
        <w:rPr>
          <w:sz w:val="28"/>
          <w:szCs w:val="28"/>
        </w:rPr>
      </w:pPr>
      <w:r>
        <w:rPr>
          <w:sz w:val="28"/>
          <w:szCs w:val="28"/>
        </w:rPr>
        <w:lastRenderedPageBreak/>
        <w:t xml:space="preserve">You may </w:t>
      </w:r>
      <w:r w:rsidR="00F36303">
        <w:rPr>
          <w:sz w:val="28"/>
          <w:szCs w:val="28"/>
        </w:rPr>
        <w:t>often</w:t>
      </w:r>
      <w:r>
        <w:rPr>
          <w:sz w:val="28"/>
          <w:szCs w:val="28"/>
        </w:rPr>
        <w:t xml:space="preserve"> hear </w:t>
      </w:r>
      <w:r w:rsidR="00101A99">
        <w:rPr>
          <w:sz w:val="28"/>
          <w:szCs w:val="28"/>
        </w:rPr>
        <w:t xml:space="preserve">two-factor authentication referred to as multi-factor authentication.  </w:t>
      </w:r>
      <w:r w:rsidR="00C92A48">
        <w:rPr>
          <w:sz w:val="28"/>
          <w:szCs w:val="28"/>
        </w:rPr>
        <w:t>These are effectively the same thing</w:t>
      </w:r>
      <w:r w:rsidR="002D1D76">
        <w:rPr>
          <w:sz w:val="28"/>
          <w:szCs w:val="28"/>
        </w:rPr>
        <w:t xml:space="preserve">. </w:t>
      </w:r>
      <w:r w:rsidR="002D1D76" w:rsidRPr="002D1D76">
        <w:rPr>
          <w:sz w:val="28"/>
          <w:szCs w:val="28"/>
        </w:rPr>
        <w:t>Two-factor authentication requires exactly two methods of verification for access, while multi-factor authentication (</w:t>
      </w:r>
      <w:r w:rsidR="002D1D76">
        <w:rPr>
          <w:sz w:val="28"/>
          <w:szCs w:val="28"/>
        </w:rPr>
        <w:t xml:space="preserve">or </w:t>
      </w:r>
      <w:r w:rsidR="002D1D76" w:rsidRPr="002D1D76">
        <w:rPr>
          <w:sz w:val="28"/>
          <w:szCs w:val="28"/>
        </w:rPr>
        <w:t>MFA) involves two or more methods, enhancing security by requiring multiple forms of verification to prove identity.</w:t>
      </w:r>
      <w:r w:rsidR="002D1D76">
        <w:rPr>
          <w:sz w:val="28"/>
          <w:szCs w:val="28"/>
        </w:rPr>
        <w:t xml:space="preserve"> Frankly, </w:t>
      </w:r>
      <w:r w:rsidR="007229CC">
        <w:rPr>
          <w:sz w:val="28"/>
          <w:szCs w:val="28"/>
        </w:rPr>
        <w:t xml:space="preserve">you </w:t>
      </w:r>
      <w:r w:rsidR="00893BFE">
        <w:rPr>
          <w:sz w:val="28"/>
          <w:szCs w:val="28"/>
        </w:rPr>
        <w:t>will rarely</w:t>
      </w:r>
      <w:r w:rsidR="007229CC">
        <w:rPr>
          <w:sz w:val="28"/>
          <w:szCs w:val="28"/>
        </w:rPr>
        <w:t xml:space="preserve"> use than two forms of verification unless you go work for some government facility </w:t>
      </w:r>
      <w:r w:rsidR="00A90BF2">
        <w:rPr>
          <w:sz w:val="28"/>
          <w:szCs w:val="28"/>
        </w:rPr>
        <w:t xml:space="preserve">with multiple biometric requirements for network access. I spent 20 years in the FBI and never experienced this once. So 2FA is what you will </w:t>
      </w:r>
      <w:r w:rsidR="00DE39EB">
        <w:rPr>
          <w:sz w:val="28"/>
          <w:szCs w:val="28"/>
        </w:rPr>
        <w:t>experience AND</w:t>
      </w:r>
      <w:r w:rsidR="00A90BF2">
        <w:rPr>
          <w:sz w:val="28"/>
          <w:szCs w:val="28"/>
        </w:rPr>
        <w:t xml:space="preserve"> should embrace as part of your Cyber Smart journey.</w:t>
      </w:r>
      <w:r w:rsidR="00606F41" w:rsidRPr="009A774D">
        <w:rPr>
          <w:sz w:val="28"/>
          <w:szCs w:val="28"/>
        </w:rPr>
        <w:br/>
      </w:r>
      <w:r w:rsidR="00606F41" w:rsidRPr="009A774D">
        <w:rPr>
          <w:sz w:val="28"/>
          <w:szCs w:val="28"/>
        </w:rPr>
        <w:br/>
      </w:r>
      <w:r w:rsidR="00DF7A12" w:rsidRPr="004E0F7B">
        <w:rPr>
          <w:rStyle w:val="Heading2Char"/>
        </w:rPr>
        <w:t xml:space="preserve">Final </w:t>
      </w:r>
      <w:r w:rsidR="007753FA" w:rsidRPr="004E0F7B">
        <w:rPr>
          <w:rStyle w:val="Heading2Char"/>
        </w:rPr>
        <w:t>Thoughts</w:t>
      </w:r>
    </w:p>
    <w:p w14:paraId="0384561C" w14:textId="77777777" w:rsidR="007753FA" w:rsidRDefault="007753FA" w:rsidP="00D01712">
      <w:pPr>
        <w:pStyle w:val="NoSpacing"/>
        <w:spacing w:line="259" w:lineRule="auto"/>
        <w:contextualSpacing/>
        <w:rPr>
          <w:sz w:val="28"/>
          <w:szCs w:val="28"/>
        </w:rPr>
      </w:pPr>
    </w:p>
    <w:p w14:paraId="08DAD941" w14:textId="6C6CE01C" w:rsidR="00D568C2" w:rsidRDefault="00606F41" w:rsidP="00D01712">
      <w:pPr>
        <w:pStyle w:val="NoSpacing"/>
        <w:spacing w:line="259" w:lineRule="auto"/>
        <w:contextualSpacing/>
        <w:rPr>
          <w:sz w:val="28"/>
          <w:szCs w:val="28"/>
        </w:rPr>
      </w:pPr>
      <w:r w:rsidRPr="009A774D">
        <w:rPr>
          <w:sz w:val="28"/>
          <w:szCs w:val="28"/>
        </w:rPr>
        <w:t>Remember to keep your passwords and authentication codes private and secure. Avoid sharing them with others, writing them down in easily accessible places, or using easily guessable information as hints. Your passwords and authentication codes should be known only to you.</w:t>
      </w:r>
    </w:p>
    <w:p w14:paraId="36A02417" w14:textId="77777777" w:rsidR="00D568C2" w:rsidRDefault="00D568C2" w:rsidP="00D01712">
      <w:pPr>
        <w:pStyle w:val="NoSpacing"/>
        <w:spacing w:line="259" w:lineRule="auto"/>
        <w:contextualSpacing/>
        <w:rPr>
          <w:sz w:val="28"/>
          <w:szCs w:val="28"/>
        </w:rPr>
      </w:pPr>
    </w:p>
    <w:p w14:paraId="217A0830" w14:textId="25B3F8E6" w:rsidR="00CF7776" w:rsidRDefault="00D568C2" w:rsidP="00D01712">
      <w:pPr>
        <w:pStyle w:val="NoSpacing"/>
        <w:spacing w:line="259" w:lineRule="auto"/>
        <w:contextualSpacing/>
        <w:rPr>
          <w:rStyle w:val="Heading1Char"/>
        </w:rPr>
      </w:pPr>
      <w:r>
        <w:rPr>
          <w:sz w:val="28"/>
          <w:szCs w:val="28"/>
        </w:rPr>
        <w:t xml:space="preserve">While no cybersecurity process is 100% guaranteed to protect your accounts, a long, unique password AND two-factor authentication will </w:t>
      </w:r>
      <w:r w:rsidR="00DE2EAE">
        <w:rPr>
          <w:sz w:val="28"/>
          <w:szCs w:val="28"/>
        </w:rPr>
        <w:t xml:space="preserve">make </w:t>
      </w:r>
      <w:r>
        <w:rPr>
          <w:sz w:val="28"/>
          <w:szCs w:val="28"/>
        </w:rPr>
        <w:t>it nearly impossible for a cyber bad guy to take over your accounts.</w:t>
      </w:r>
      <w:r w:rsidR="00606F41" w:rsidRPr="009A774D">
        <w:rPr>
          <w:sz w:val="28"/>
          <w:szCs w:val="28"/>
        </w:rPr>
        <w:br/>
      </w:r>
      <w:r w:rsidR="00606F41" w:rsidRPr="009A774D">
        <w:rPr>
          <w:sz w:val="28"/>
          <w:szCs w:val="28"/>
        </w:rPr>
        <w:br/>
      </w:r>
      <w:r w:rsidR="00444B0B" w:rsidRPr="004E0F7B">
        <w:rPr>
          <w:rStyle w:val="Heading2Char"/>
        </w:rPr>
        <w:t>Additional</w:t>
      </w:r>
      <w:r w:rsidR="00606F41" w:rsidRPr="004E0F7B">
        <w:rPr>
          <w:rStyle w:val="Heading2Char"/>
        </w:rPr>
        <w:t xml:space="preserve"> </w:t>
      </w:r>
      <w:r w:rsidR="00915A2F">
        <w:rPr>
          <w:rStyle w:val="Heading2Char"/>
        </w:rPr>
        <w:t xml:space="preserve">Tools and </w:t>
      </w:r>
      <w:r w:rsidR="00606F41" w:rsidRPr="004E0F7B">
        <w:rPr>
          <w:rStyle w:val="Heading2Char"/>
        </w:rPr>
        <w:t>Resources</w:t>
      </w:r>
    </w:p>
    <w:p w14:paraId="185592EB" w14:textId="77777777" w:rsidR="00EC7F62" w:rsidRDefault="00606F41" w:rsidP="00D01712">
      <w:pPr>
        <w:pStyle w:val="NoSpacing"/>
        <w:spacing w:line="259" w:lineRule="auto"/>
        <w:contextualSpacing/>
        <w:rPr>
          <w:sz w:val="28"/>
          <w:szCs w:val="28"/>
        </w:rPr>
      </w:pPr>
      <w:r w:rsidRPr="009A774D">
        <w:rPr>
          <w:sz w:val="28"/>
          <w:szCs w:val="28"/>
        </w:rPr>
        <w:br/>
      </w:r>
      <w:r w:rsidR="007753FA">
        <w:rPr>
          <w:sz w:val="28"/>
          <w:szCs w:val="28"/>
        </w:rPr>
        <w:t xml:space="preserve">As </w:t>
      </w:r>
      <w:r w:rsidR="00CF7776" w:rsidRPr="00CF7776">
        <w:rPr>
          <w:sz w:val="28"/>
          <w:szCs w:val="28"/>
        </w:rPr>
        <w:t>Password managers and two-factor authentication (2FA) are essential tools for enhancing cybersecurity. Here's a list of tools and resources associated with them to help individuals and organizations stay protected</w:t>
      </w:r>
      <w:r w:rsidR="007753FA">
        <w:rPr>
          <w:sz w:val="28"/>
          <w:szCs w:val="28"/>
        </w:rPr>
        <w:t xml:space="preserve">. </w:t>
      </w:r>
    </w:p>
    <w:p w14:paraId="51759609" w14:textId="77777777" w:rsidR="00EC7F62" w:rsidRDefault="00EC7F62" w:rsidP="00D01712">
      <w:pPr>
        <w:pStyle w:val="NoSpacing"/>
        <w:spacing w:line="259" w:lineRule="auto"/>
        <w:contextualSpacing/>
        <w:rPr>
          <w:sz w:val="28"/>
          <w:szCs w:val="28"/>
        </w:rPr>
      </w:pPr>
    </w:p>
    <w:p w14:paraId="519BD80E" w14:textId="1F42CB9E" w:rsidR="00CF7776" w:rsidRPr="00915A2F" w:rsidRDefault="007753FA" w:rsidP="00D01712">
      <w:pPr>
        <w:pStyle w:val="NoSpacing"/>
        <w:spacing w:line="259" w:lineRule="auto"/>
        <w:contextualSpacing/>
        <w:rPr>
          <w:i/>
          <w:iCs/>
          <w:sz w:val="28"/>
          <w:szCs w:val="28"/>
        </w:rPr>
      </w:pPr>
      <w:r w:rsidRPr="00915A2F">
        <w:rPr>
          <w:i/>
          <w:iCs/>
          <w:sz w:val="28"/>
          <w:szCs w:val="28"/>
        </w:rPr>
        <w:t xml:space="preserve">As with all tools recommended in the book, part of being Cyber Smart is doing your own due diligence on </w:t>
      </w:r>
      <w:r w:rsidR="00CB4C30" w:rsidRPr="00915A2F">
        <w:rPr>
          <w:i/>
          <w:iCs/>
          <w:sz w:val="28"/>
          <w:szCs w:val="28"/>
        </w:rPr>
        <w:t xml:space="preserve">any tools you may be considering to assist you on your cyber safety journey. These are simply suggestions on where to start. </w:t>
      </w:r>
      <w:r w:rsidR="00DF1524" w:rsidRPr="00915A2F">
        <w:rPr>
          <w:i/>
          <w:iCs/>
          <w:sz w:val="28"/>
          <w:szCs w:val="28"/>
        </w:rPr>
        <w:t xml:space="preserve">What works for me, may not work for </w:t>
      </w:r>
      <w:r w:rsidR="00915A2F" w:rsidRPr="00915A2F">
        <w:rPr>
          <w:i/>
          <w:iCs/>
          <w:sz w:val="28"/>
          <w:szCs w:val="28"/>
        </w:rPr>
        <w:t>you</w:t>
      </w:r>
      <w:r w:rsidR="00DF1524" w:rsidRPr="00915A2F">
        <w:rPr>
          <w:i/>
          <w:iCs/>
          <w:sz w:val="28"/>
          <w:szCs w:val="28"/>
        </w:rPr>
        <w:t>.</w:t>
      </w:r>
    </w:p>
    <w:p w14:paraId="62BC7A22" w14:textId="77777777" w:rsidR="00CF7776" w:rsidRPr="00CF7776" w:rsidRDefault="00CF7776" w:rsidP="00D01712">
      <w:pPr>
        <w:pStyle w:val="NoSpacing"/>
        <w:spacing w:line="259" w:lineRule="auto"/>
        <w:contextualSpacing/>
        <w:rPr>
          <w:sz w:val="28"/>
          <w:szCs w:val="28"/>
        </w:rPr>
      </w:pPr>
    </w:p>
    <w:p w14:paraId="73A65D83" w14:textId="34665F10" w:rsidR="00CF7776" w:rsidRPr="000D4688" w:rsidRDefault="00CF7776" w:rsidP="00D01712">
      <w:pPr>
        <w:pStyle w:val="NoSpacing"/>
        <w:spacing w:line="259" w:lineRule="auto"/>
        <w:contextualSpacing/>
        <w:rPr>
          <w:b/>
          <w:bCs/>
          <w:i/>
          <w:iCs/>
          <w:sz w:val="28"/>
          <w:szCs w:val="28"/>
        </w:rPr>
      </w:pPr>
      <w:r w:rsidRPr="000D4688">
        <w:rPr>
          <w:b/>
          <w:bCs/>
          <w:i/>
          <w:iCs/>
          <w:sz w:val="28"/>
          <w:szCs w:val="28"/>
        </w:rPr>
        <w:t>Password Managers</w:t>
      </w:r>
    </w:p>
    <w:p w14:paraId="505E71C3" w14:textId="77777777" w:rsidR="00CF7776" w:rsidRPr="00CF7776" w:rsidRDefault="00CF7776" w:rsidP="00D01712">
      <w:pPr>
        <w:pStyle w:val="NoSpacing"/>
        <w:spacing w:line="259" w:lineRule="auto"/>
        <w:contextualSpacing/>
        <w:rPr>
          <w:sz w:val="28"/>
          <w:szCs w:val="28"/>
        </w:rPr>
      </w:pPr>
    </w:p>
    <w:p w14:paraId="523F1364" w14:textId="290D5652" w:rsidR="00CF7776" w:rsidRPr="00CF7776" w:rsidRDefault="00CF7776" w:rsidP="00C97A79">
      <w:pPr>
        <w:pStyle w:val="NoSpacing"/>
        <w:numPr>
          <w:ilvl w:val="0"/>
          <w:numId w:val="32"/>
        </w:numPr>
        <w:spacing w:line="259" w:lineRule="auto"/>
        <w:contextualSpacing/>
        <w:rPr>
          <w:sz w:val="28"/>
          <w:szCs w:val="28"/>
        </w:rPr>
      </w:pPr>
      <w:r w:rsidRPr="00CF7776">
        <w:rPr>
          <w:sz w:val="28"/>
          <w:szCs w:val="28"/>
        </w:rPr>
        <w:lastRenderedPageBreak/>
        <w:t xml:space="preserve">LastPass: A popular password manager that securely stores and generates </w:t>
      </w:r>
      <w:r w:rsidR="00915A2F" w:rsidRPr="00CF7776">
        <w:rPr>
          <w:sz w:val="28"/>
          <w:szCs w:val="28"/>
        </w:rPr>
        <w:t>passwords and</w:t>
      </w:r>
      <w:r w:rsidRPr="00CF7776">
        <w:rPr>
          <w:sz w:val="28"/>
          <w:szCs w:val="28"/>
        </w:rPr>
        <w:t xml:space="preserve"> offers features like password sharing and a digital wallet.</w:t>
      </w:r>
      <w:r w:rsidR="003D5F40">
        <w:rPr>
          <w:sz w:val="28"/>
          <w:szCs w:val="28"/>
        </w:rPr>
        <w:t xml:space="preserve"> (www.lastpass.com)</w:t>
      </w:r>
    </w:p>
    <w:p w14:paraId="58D7BD17" w14:textId="77777777" w:rsidR="00CF7776" w:rsidRPr="00CF7776" w:rsidRDefault="00CF7776" w:rsidP="00D01712">
      <w:pPr>
        <w:pStyle w:val="NoSpacing"/>
        <w:spacing w:line="259" w:lineRule="auto"/>
        <w:contextualSpacing/>
        <w:rPr>
          <w:sz w:val="28"/>
          <w:szCs w:val="28"/>
        </w:rPr>
      </w:pPr>
    </w:p>
    <w:p w14:paraId="677E0C6C" w14:textId="0663F7B1" w:rsidR="00CF7776" w:rsidRPr="00CF7776" w:rsidRDefault="00727596" w:rsidP="00C97A79">
      <w:pPr>
        <w:pStyle w:val="NoSpacing"/>
        <w:numPr>
          <w:ilvl w:val="0"/>
          <w:numId w:val="32"/>
        </w:numPr>
        <w:spacing w:line="259" w:lineRule="auto"/>
        <w:contextualSpacing/>
        <w:rPr>
          <w:sz w:val="28"/>
          <w:szCs w:val="28"/>
        </w:rPr>
      </w:pPr>
      <w:r>
        <w:rPr>
          <w:sz w:val="28"/>
          <w:szCs w:val="28"/>
        </w:rPr>
        <w:t>Keepersecurity:</w:t>
      </w:r>
      <w:r w:rsidR="004C0776" w:rsidRPr="004C0776">
        <w:rPr>
          <w:sz w:val="28"/>
          <w:szCs w:val="28"/>
        </w:rPr>
        <w:t xml:space="preserve"> </w:t>
      </w:r>
      <w:r w:rsidR="00915A2F">
        <w:rPr>
          <w:sz w:val="28"/>
          <w:szCs w:val="28"/>
        </w:rPr>
        <w:t>A</w:t>
      </w:r>
      <w:r w:rsidR="004C0776" w:rsidRPr="004C0776">
        <w:rPr>
          <w:sz w:val="28"/>
          <w:szCs w:val="28"/>
        </w:rPr>
        <w:t xml:space="preserve"> password management tool designed to enhance cybersecurity by securely storing and managing your passwords. It operates on a principle </w:t>
      </w:r>
      <w:r w:rsidR="00915A2F" w:rsidRPr="004C0776">
        <w:rPr>
          <w:sz w:val="28"/>
          <w:szCs w:val="28"/>
        </w:rPr>
        <w:t>like</w:t>
      </w:r>
      <w:r w:rsidR="004C0776" w:rsidRPr="004C0776">
        <w:rPr>
          <w:sz w:val="28"/>
          <w:szCs w:val="28"/>
        </w:rPr>
        <w:t xml:space="preserve"> a digital vault, where users can store their passwords, login information, and other sensitive data.</w:t>
      </w:r>
      <w:r w:rsidR="004C0776">
        <w:rPr>
          <w:sz w:val="28"/>
          <w:szCs w:val="28"/>
        </w:rPr>
        <w:t xml:space="preserve"> (Full disclosure – this is the one I use.)</w:t>
      </w:r>
      <w:r w:rsidR="003D5F40">
        <w:rPr>
          <w:sz w:val="28"/>
          <w:szCs w:val="28"/>
        </w:rPr>
        <w:t xml:space="preserve"> (www.keepersecurity.com)</w:t>
      </w:r>
    </w:p>
    <w:p w14:paraId="69AF68BE" w14:textId="77777777" w:rsidR="00CF7776" w:rsidRPr="00CF7776" w:rsidRDefault="00CF7776" w:rsidP="00D01712">
      <w:pPr>
        <w:pStyle w:val="NoSpacing"/>
        <w:spacing w:line="259" w:lineRule="auto"/>
        <w:contextualSpacing/>
        <w:rPr>
          <w:sz w:val="28"/>
          <w:szCs w:val="28"/>
        </w:rPr>
      </w:pPr>
    </w:p>
    <w:p w14:paraId="0952353E" w14:textId="3DE43D01" w:rsidR="00CF7776" w:rsidRPr="00CF7776" w:rsidRDefault="00CF7776" w:rsidP="00C97A79">
      <w:pPr>
        <w:pStyle w:val="NoSpacing"/>
        <w:numPr>
          <w:ilvl w:val="0"/>
          <w:numId w:val="32"/>
        </w:numPr>
        <w:spacing w:line="259" w:lineRule="auto"/>
        <w:contextualSpacing/>
        <w:rPr>
          <w:sz w:val="28"/>
          <w:szCs w:val="28"/>
        </w:rPr>
      </w:pPr>
      <w:r w:rsidRPr="00CF7776">
        <w:rPr>
          <w:sz w:val="28"/>
          <w:szCs w:val="28"/>
        </w:rPr>
        <w:t>Dashlane: Offers password management, secure storage, and a VPN service</w:t>
      </w:r>
      <w:r w:rsidR="00915A2F">
        <w:rPr>
          <w:sz w:val="28"/>
          <w:szCs w:val="28"/>
        </w:rPr>
        <w:t xml:space="preserve"> (more information in VPN in a later chapter)</w:t>
      </w:r>
      <w:r w:rsidRPr="00CF7776">
        <w:rPr>
          <w:sz w:val="28"/>
          <w:szCs w:val="28"/>
        </w:rPr>
        <w:t xml:space="preserve"> to protect your online identity and data.</w:t>
      </w:r>
      <w:r w:rsidR="000F2381">
        <w:rPr>
          <w:sz w:val="28"/>
          <w:szCs w:val="28"/>
        </w:rPr>
        <w:t xml:space="preserve"> (www.dashlane.com)</w:t>
      </w:r>
    </w:p>
    <w:p w14:paraId="4BB13F51" w14:textId="77777777" w:rsidR="0002051D" w:rsidRDefault="0002051D" w:rsidP="00D01712">
      <w:pPr>
        <w:pStyle w:val="NoSpacing"/>
        <w:spacing w:line="259" w:lineRule="auto"/>
        <w:contextualSpacing/>
        <w:rPr>
          <w:sz w:val="28"/>
          <w:szCs w:val="28"/>
        </w:rPr>
      </w:pPr>
    </w:p>
    <w:p w14:paraId="41D566E8" w14:textId="2BADF588" w:rsidR="00CF7776" w:rsidRPr="00CF7776" w:rsidRDefault="00CF7776" w:rsidP="00C97A79">
      <w:pPr>
        <w:pStyle w:val="NoSpacing"/>
        <w:numPr>
          <w:ilvl w:val="0"/>
          <w:numId w:val="32"/>
        </w:numPr>
        <w:spacing w:line="259" w:lineRule="auto"/>
        <w:contextualSpacing/>
        <w:rPr>
          <w:sz w:val="28"/>
          <w:szCs w:val="28"/>
        </w:rPr>
      </w:pPr>
      <w:r w:rsidRPr="00CF7776">
        <w:rPr>
          <w:sz w:val="28"/>
          <w:szCs w:val="28"/>
        </w:rPr>
        <w:t>Bitwarden: An open-source password manager that allows self-hosting for added security and privacy.</w:t>
      </w:r>
      <w:r w:rsidR="000F2381">
        <w:rPr>
          <w:sz w:val="28"/>
          <w:szCs w:val="28"/>
        </w:rPr>
        <w:t xml:space="preserve"> (</w:t>
      </w:r>
      <w:r w:rsidR="00527AC6">
        <w:rPr>
          <w:sz w:val="28"/>
          <w:szCs w:val="28"/>
        </w:rPr>
        <w:t>www.bitwarden.com)</w:t>
      </w:r>
    </w:p>
    <w:p w14:paraId="32D9B14B" w14:textId="77777777" w:rsidR="00CF7776" w:rsidRPr="00CF7776" w:rsidRDefault="00CF7776" w:rsidP="00D01712">
      <w:pPr>
        <w:pStyle w:val="NoSpacing"/>
        <w:spacing w:line="259" w:lineRule="auto"/>
        <w:contextualSpacing/>
        <w:rPr>
          <w:sz w:val="28"/>
          <w:szCs w:val="28"/>
        </w:rPr>
      </w:pPr>
    </w:p>
    <w:p w14:paraId="64734A02" w14:textId="6ADA7924" w:rsidR="00CF7776" w:rsidRPr="00CF7776" w:rsidRDefault="00CF7776" w:rsidP="00C97A79">
      <w:pPr>
        <w:pStyle w:val="NoSpacing"/>
        <w:numPr>
          <w:ilvl w:val="0"/>
          <w:numId w:val="32"/>
        </w:numPr>
        <w:spacing w:line="259" w:lineRule="auto"/>
        <w:contextualSpacing/>
        <w:rPr>
          <w:sz w:val="28"/>
          <w:szCs w:val="28"/>
        </w:rPr>
      </w:pPr>
      <w:r w:rsidRPr="00CF7776">
        <w:rPr>
          <w:sz w:val="28"/>
          <w:szCs w:val="28"/>
        </w:rPr>
        <w:t>KeePass: A free, open-source password manager with strong encryption and a community of developers and users.</w:t>
      </w:r>
      <w:r w:rsidR="00527AC6">
        <w:rPr>
          <w:sz w:val="28"/>
          <w:szCs w:val="28"/>
        </w:rPr>
        <w:t xml:space="preserve"> (www.keepass.info/</w:t>
      </w:r>
      <w:r w:rsidR="00BA4B75">
        <w:rPr>
          <w:sz w:val="28"/>
          <w:szCs w:val="28"/>
        </w:rPr>
        <w:t>download.html)</w:t>
      </w:r>
    </w:p>
    <w:p w14:paraId="35EB1EAC" w14:textId="77777777" w:rsidR="00CF7776" w:rsidRPr="00CF7776" w:rsidRDefault="00CF7776" w:rsidP="00D01712">
      <w:pPr>
        <w:pStyle w:val="NoSpacing"/>
        <w:spacing w:line="259" w:lineRule="auto"/>
        <w:contextualSpacing/>
        <w:rPr>
          <w:sz w:val="28"/>
          <w:szCs w:val="28"/>
        </w:rPr>
      </w:pPr>
    </w:p>
    <w:p w14:paraId="18046E33" w14:textId="366C2A7E" w:rsidR="00CF7776" w:rsidRPr="00CF7776" w:rsidRDefault="00CF7776" w:rsidP="00C97A79">
      <w:pPr>
        <w:pStyle w:val="NoSpacing"/>
        <w:numPr>
          <w:ilvl w:val="0"/>
          <w:numId w:val="32"/>
        </w:numPr>
        <w:spacing w:line="259" w:lineRule="auto"/>
        <w:contextualSpacing/>
        <w:rPr>
          <w:sz w:val="28"/>
          <w:szCs w:val="28"/>
        </w:rPr>
      </w:pPr>
      <w:r w:rsidRPr="00CF7776">
        <w:rPr>
          <w:sz w:val="28"/>
          <w:szCs w:val="28"/>
        </w:rPr>
        <w:t>NordPass: Developed by the team behind NordVPN, it provides a user-friendly password management solution.</w:t>
      </w:r>
      <w:r w:rsidR="00BA4B75">
        <w:rPr>
          <w:sz w:val="28"/>
          <w:szCs w:val="28"/>
        </w:rPr>
        <w:t xml:space="preserve"> (www.nordpass.com)</w:t>
      </w:r>
    </w:p>
    <w:p w14:paraId="7D045977" w14:textId="77777777" w:rsidR="00CF7776" w:rsidRPr="00CF7776" w:rsidRDefault="00CF7776" w:rsidP="00D01712">
      <w:pPr>
        <w:pStyle w:val="NoSpacing"/>
        <w:spacing w:line="259" w:lineRule="auto"/>
        <w:contextualSpacing/>
        <w:rPr>
          <w:sz w:val="28"/>
          <w:szCs w:val="28"/>
        </w:rPr>
      </w:pPr>
    </w:p>
    <w:p w14:paraId="2AE91A40" w14:textId="170F1ACA" w:rsidR="00CF7776" w:rsidRPr="000D4688" w:rsidRDefault="00CF7776" w:rsidP="00D01712">
      <w:pPr>
        <w:pStyle w:val="NoSpacing"/>
        <w:spacing w:line="259" w:lineRule="auto"/>
        <w:contextualSpacing/>
        <w:rPr>
          <w:b/>
          <w:bCs/>
          <w:i/>
          <w:iCs/>
          <w:sz w:val="28"/>
          <w:szCs w:val="28"/>
        </w:rPr>
      </w:pPr>
      <w:r w:rsidRPr="000D4688">
        <w:rPr>
          <w:b/>
          <w:bCs/>
          <w:i/>
          <w:iCs/>
          <w:sz w:val="28"/>
          <w:szCs w:val="28"/>
        </w:rPr>
        <w:t>Two-Factor Authentication (2FA) Tools</w:t>
      </w:r>
    </w:p>
    <w:p w14:paraId="4BA0D201" w14:textId="77777777" w:rsidR="00CF7776" w:rsidRPr="00CF7776" w:rsidRDefault="00CF7776" w:rsidP="00D01712">
      <w:pPr>
        <w:pStyle w:val="NoSpacing"/>
        <w:spacing w:line="259" w:lineRule="auto"/>
        <w:contextualSpacing/>
        <w:rPr>
          <w:sz w:val="28"/>
          <w:szCs w:val="28"/>
        </w:rPr>
      </w:pPr>
    </w:p>
    <w:p w14:paraId="7F2A685A" w14:textId="77777777" w:rsidR="005B16E2" w:rsidRPr="00A22A11" w:rsidRDefault="005B16E2" w:rsidP="00D01712">
      <w:pPr>
        <w:pStyle w:val="Heading2"/>
        <w:contextualSpacing/>
        <w:rPr>
          <w:b w:val="0"/>
          <w:bCs/>
          <w:i/>
          <w:iCs/>
          <w:u w:val="single"/>
        </w:rPr>
      </w:pPr>
      <w:r w:rsidRPr="00A22A11">
        <w:rPr>
          <w:b w:val="0"/>
          <w:bCs/>
          <w:i/>
          <w:iCs/>
          <w:u w:val="single"/>
        </w:rPr>
        <w:t>Primarily for Personal Use</w:t>
      </w:r>
    </w:p>
    <w:p w14:paraId="1E252184" w14:textId="77777777" w:rsidR="005B16E2" w:rsidRDefault="005B16E2" w:rsidP="00D01712">
      <w:pPr>
        <w:pStyle w:val="NoSpacing"/>
        <w:spacing w:line="259" w:lineRule="auto"/>
        <w:contextualSpacing/>
        <w:rPr>
          <w:sz w:val="28"/>
          <w:szCs w:val="28"/>
        </w:rPr>
      </w:pPr>
    </w:p>
    <w:p w14:paraId="73A55883" w14:textId="399E015B" w:rsidR="00CF7776" w:rsidRPr="00CF7776" w:rsidRDefault="00CF7776" w:rsidP="00C97A79">
      <w:pPr>
        <w:pStyle w:val="NoSpacing"/>
        <w:numPr>
          <w:ilvl w:val="0"/>
          <w:numId w:val="33"/>
        </w:numPr>
        <w:spacing w:line="259" w:lineRule="auto"/>
        <w:contextualSpacing/>
        <w:rPr>
          <w:sz w:val="28"/>
          <w:szCs w:val="28"/>
        </w:rPr>
      </w:pPr>
      <w:r w:rsidRPr="00CF7776">
        <w:rPr>
          <w:sz w:val="28"/>
          <w:szCs w:val="28"/>
        </w:rPr>
        <w:t>Google Authenticator: A mobile app that generates time-based one-time passwords (TOTPs) for 2FA authentication.</w:t>
      </w:r>
      <w:r w:rsidR="00BA4B75">
        <w:rPr>
          <w:sz w:val="28"/>
          <w:szCs w:val="28"/>
        </w:rPr>
        <w:t xml:space="preserve"> </w:t>
      </w:r>
      <w:r w:rsidR="005E228C">
        <w:rPr>
          <w:sz w:val="28"/>
          <w:szCs w:val="28"/>
        </w:rPr>
        <w:t>(Available on Apple and Android store for mobile devices</w:t>
      </w:r>
      <w:r w:rsidR="00D14F26">
        <w:rPr>
          <w:sz w:val="28"/>
          <w:szCs w:val="28"/>
        </w:rPr>
        <w:t>)</w:t>
      </w:r>
    </w:p>
    <w:p w14:paraId="294185DD" w14:textId="77777777" w:rsidR="00CF7776" w:rsidRPr="00CF7776" w:rsidRDefault="00CF7776" w:rsidP="00D01712">
      <w:pPr>
        <w:pStyle w:val="NoSpacing"/>
        <w:spacing w:line="259" w:lineRule="auto"/>
        <w:contextualSpacing/>
        <w:rPr>
          <w:sz w:val="28"/>
          <w:szCs w:val="28"/>
        </w:rPr>
      </w:pPr>
    </w:p>
    <w:p w14:paraId="51B934E5" w14:textId="49535A74" w:rsidR="00CF7776" w:rsidRPr="00CF7776" w:rsidRDefault="00CF7776" w:rsidP="00C97A79">
      <w:pPr>
        <w:pStyle w:val="NoSpacing"/>
        <w:numPr>
          <w:ilvl w:val="0"/>
          <w:numId w:val="33"/>
        </w:numPr>
        <w:spacing w:line="259" w:lineRule="auto"/>
        <w:contextualSpacing/>
        <w:rPr>
          <w:sz w:val="28"/>
          <w:szCs w:val="28"/>
        </w:rPr>
      </w:pPr>
      <w:r w:rsidRPr="00CF7776">
        <w:rPr>
          <w:sz w:val="28"/>
          <w:szCs w:val="28"/>
        </w:rPr>
        <w:t>Authy: Similar to Google Authenticator but with the added feature of syncing across multiple devices.</w:t>
      </w:r>
      <w:r w:rsidR="00D14F26">
        <w:rPr>
          <w:sz w:val="28"/>
          <w:szCs w:val="28"/>
        </w:rPr>
        <w:t xml:space="preserve"> (www.authy.com)</w:t>
      </w:r>
    </w:p>
    <w:p w14:paraId="492F0537" w14:textId="77777777" w:rsidR="00CF7776" w:rsidRPr="00CF7776" w:rsidRDefault="00CF7776" w:rsidP="00D01712">
      <w:pPr>
        <w:pStyle w:val="NoSpacing"/>
        <w:spacing w:line="259" w:lineRule="auto"/>
        <w:contextualSpacing/>
        <w:rPr>
          <w:sz w:val="28"/>
          <w:szCs w:val="28"/>
        </w:rPr>
      </w:pPr>
    </w:p>
    <w:p w14:paraId="722F19F5" w14:textId="68EE6A55" w:rsidR="005B16E2" w:rsidRDefault="005B16E2" w:rsidP="00C97A79">
      <w:pPr>
        <w:pStyle w:val="NoSpacing"/>
        <w:numPr>
          <w:ilvl w:val="0"/>
          <w:numId w:val="33"/>
        </w:numPr>
        <w:spacing w:line="259" w:lineRule="auto"/>
        <w:contextualSpacing/>
        <w:rPr>
          <w:sz w:val="28"/>
          <w:szCs w:val="28"/>
        </w:rPr>
      </w:pPr>
      <w:r w:rsidRPr="00CF7776">
        <w:rPr>
          <w:sz w:val="28"/>
          <w:szCs w:val="28"/>
        </w:rPr>
        <w:lastRenderedPageBreak/>
        <w:t>Microsoft Authenticator: Offers 2FA for Microsoft accounts and supports a wide range of third-party apps.</w:t>
      </w:r>
    </w:p>
    <w:p w14:paraId="14E6FD22" w14:textId="77777777" w:rsidR="005B16E2" w:rsidRDefault="005B16E2" w:rsidP="00D01712">
      <w:pPr>
        <w:pStyle w:val="NoSpacing"/>
        <w:spacing w:line="259" w:lineRule="auto"/>
        <w:contextualSpacing/>
        <w:rPr>
          <w:sz w:val="28"/>
          <w:szCs w:val="28"/>
        </w:rPr>
      </w:pPr>
    </w:p>
    <w:p w14:paraId="2AD6A05D" w14:textId="7250C643" w:rsidR="005B16E2" w:rsidRPr="00CF7776" w:rsidRDefault="005B16E2" w:rsidP="00C97A79">
      <w:pPr>
        <w:pStyle w:val="NoSpacing"/>
        <w:numPr>
          <w:ilvl w:val="0"/>
          <w:numId w:val="33"/>
        </w:numPr>
        <w:spacing w:line="259" w:lineRule="auto"/>
        <w:contextualSpacing/>
        <w:rPr>
          <w:sz w:val="28"/>
          <w:szCs w:val="28"/>
        </w:rPr>
      </w:pPr>
      <w:r w:rsidRPr="00CF7776">
        <w:rPr>
          <w:sz w:val="28"/>
          <w:szCs w:val="28"/>
        </w:rPr>
        <w:t>Authenticator Apps by Password Managers: Many password managers, such as LastPass and 1Password, offer built-in 2FA authentication for added security.</w:t>
      </w:r>
    </w:p>
    <w:p w14:paraId="7AD0127A" w14:textId="77777777" w:rsidR="00CF7776" w:rsidRPr="00CF7776" w:rsidRDefault="00CF7776" w:rsidP="00D01712">
      <w:pPr>
        <w:pStyle w:val="NoSpacing"/>
        <w:spacing w:line="259" w:lineRule="auto"/>
        <w:contextualSpacing/>
        <w:rPr>
          <w:sz w:val="28"/>
          <w:szCs w:val="28"/>
        </w:rPr>
      </w:pPr>
    </w:p>
    <w:p w14:paraId="31FD75E6" w14:textId="77777777" w:rsidR="005B16E2" w:rsidRPr="007D7900" w:rsidRDefault="005B16E2" w:rsidP="00D01712">
      <w:pPr>
        <w:pStyle w:val="Heading2"/>
        <w:contextualSpacing/>
        <w:rPr>
          <w:b w:val="0"/>
          <w:bCs/>
          <w:i/>
          <w:iCs/>
          <w:u w:val="single"/>
        </w:rPr>
      </w:pPr>
      <w:r w:rsidRPr="007D7900">
        <w:rPr>
          <w:b w:val="0"/>
          <w:bCs/>
          <w:i/>
          <w:iCs/>
          <w:u w:val="single"/>
        </w:rPr>
        <w:t>Primarily for Business use</w:t>
      </w:r>
    </w:p>
    <w:p w14:paraId="280B2886" w14:textId="77777777" w:rsidR="005B16E2" w:rsidRDefault="005B16E2" w:rsidP="00D01712">
      <w:pPr>
        <w:pStyle w:val="NoSpacing"/>
        <w:spacing w:line="259" w:lineRule="auto"/>
        <w:contextualSpacing/>
        <w:rPr>
          <w:sz w:val="28"/>
          <w:szCs w:val="28"/>
        </w:rPr>
      </w:pPr>
    </w:p>
    <w:p w14:paraId="1B61BC32" w14:textId="5C9CB03A" w:rsidR="00CF7776" w:rsidRPr="00CF7776" w:rsidRDefault="00CF7776" w:rsidP="00C97A79">
      <w:pPr>
        <w:pStyle w:val="NoSpacing"/>
        <w:numPr>
          <w:ilvl w:val="0"/>
          <w:numId w:val="34"/>
        </w:numPr>
        <w:spacing w:line="259" w:lineRule="auto"/>
        <w:contextualSpacing/>
        <w:rPr>
          <w:sz w:val="28"/>
          <w:szCs w:val="28"/>
        </w:rPr>
      </w:pPr>
      <w:r w:rsidRPr="00CF7776">
        <w:rPr>
          <w:sz w:val="28"/>
          <w:szCs w:val="28"/>
        </w:rPr>
        <w:t>YubiKey: A hardware security key that supports various authentication methods, including 2FA and U2F (Universal 2nd Factor).</w:t>
      </w:r>
      <w:r w:rsidR="005B16E2">
        <w:rPr>
          <w:sz w:val="28"/>
          <w:szCs w:val="28"/>
        </w:rPr>
        <w:t xml:space="preserve"> (www.yubicon.com)</w:t>
      </w:r>
    </w:p>
    <w:p w14:paraId="0F7D96F8" w14:textId="77777777" w:rsidR="00CF7776" w:rsidRPr="00CF7776" w:rsidRDefault="00CF7776" w:rsidP="00D01712">
      <w:pPr>
        <w:pStyle w:val="NoSpacing"/>
        <w:spacing w:line="259" w:lineRule="auto"/>
        <w:contextualSpacing/>
        <w:rPr>
          <w:sz w:val="28"/>
          <w:szCs w:val="28"/>
        </w:rPr>
      </w:pPr>
    </w:p>
    <w:p w14:paraId="60156289" w14:textId="0067BF03" w:rsidR="00CF7776" w:rsidRPr="00CF7776" w:rsidRDefault="005B16E2" w:rsidP="00EE696C">
      <w:pPr>
        <w:pStyle w:val="NoSpacing"/>
        <w:numPr>
          <w:ilvl w:val="0"/>
          <w:numId w:val="34"/>
        </w:numPr>
        <w:spacing w:line="259" w:lineRule="auto"/>
        <w:contextualSpacing/>
        <w:rPr>
          <w:sz w:val="28"/>
          <w:szCs w:val="28"/>
        </w:rPr>
      </w:pPr>
      <w:r w:rsidRPr="00CF7776">
        <w:rPr>
          <w:sz w:val="28"/>
          <w:szCs w:val="28"/>
        </w:rPr>
        <w:t>Duo Security: Provides multi-factor authentication solutions for organizations, including push notifications, SMS, and hardware tokens.</w:t>
      </w:r>
      <w:r>
        <w:rPr>
          <w:sz w:val="28"/>
          <w:szCs w:val="28"/>
        </w:rPr>
        <w:t xml:space="preserve"> (duo.com)</w:t>
      </w:r>
    </w:p>
    <w:p w14:paraId="6A31384F" w14:textId="77777777" w:rsidR="00CF7776" w:rsidRPr="00CF7776" w:rsidRDefault="00CF7776" w:rsidP="00D01712">
      <w:pPr>
        <w:pStyle w:val="NoSpacing"/>
        <w:spacing w:line="259" w:lineRule="auto"/>
        <w:contextualSpacing/>
        <w:rPr>
          <w:sz w:val="28"/>
          <w:szCs w:val="28"/>
        </w:rPr>
      </w:pPr>
    </w:p>
    <w:p w14:paraId="7D4A0C35" w14:textId="78C3D3AB" w:rsidR="00CF7776" w:rsidRPr="0027110C" w:rsidRDefault="004E0F7B" w:rsidP="00D01712">
      <w:pPr>
        <w:pStyle w:val="NoSpacing"/>
        <w:spacing w:line="259" w:lineRule="auto"/>
        <w:contextualSpacing/>
        <w:rPr>
          <w:b/>
          <w:bCs/>
          <w:i/>
          <w:iCs/>
          <w:sz w:val="26"/>
          <w:szCs w:val="26"/>
        </w:rPr>
      </w:pPr>
      <w:r w:rsidRPr="0027110C">
        <w:rPr>
          <w:b/>
          <w:bCs/>
          <w:i/>
          <w:iCs/>
          <w:sz w:val="26"/>
          <w:szCs w:val="26"/>
        </w:rPr>
        <w:t>Educational</w:t>
      </w:r>
      <w:r w:rsidR="00EC7F62" w:rsidRPr="0027110C">
        <w:rPr>
          <w:b/>
          <w:bCs/>
          <w:i/>
          <w:iCs/>
          <w:sz w:val="26"/>
          <w:szCs w:val="26"/>
        </w:rPr>
        <w:t xml:space="preserve"> </w:t>
      </w:r>
      <w:r w:rsidR="00CF7776" w:rsidRPr="0027110C">
        <w:rPr>
          <w:b/>
          <w:bCs/>
          <w:i/>
          <w:iCs/>
          <w:sz w:val="26"/>
          <w:szCs w:val="26"/>
        </w:rPr>
        <w:t>Resources for Learning and Implementing Password Managers and 2FA</w:t>
      </w:r>
    </w:p>
    <w:p w14:paraId="1CC34178" w14:textId="77777777" w:rsidR="00CF7776" w:rsidRPr="00CF7776" w:rsidRDefault="00CF7776" w:rsidP="00D01712">
      <w:pPr>
        <w:pStyle w:val="NoSpacing"/>
        <w:spacing w:line="259" w:lineRule="auto"/>
        <w:contextualSpacing/>
        <w:rPr>
          <w:sz w:val="28"/>
          <w:szCs w:val="28"/>
        </w:rPr>
      </w:pPr>
    </w:p>
    <w:p w14:paraId="09B367F2" w14:textId="69911F6D" w:rsidR="00CF7776" w:rsidRPr="00CF7776" w:rsidRDefault="00CF7776" w:rsidP="00EE696C">
      <w:pPr>
        <w:pStyle w:val="NoSpacing"/>
        <w:numPr>
          <w:ilvl w:val="0"/>
          <w:numId w:val="35"/>
        </w:numPr>
        <w:spacing w:line="259" w:lineRule="auto"/>
        <w:contextualSpacing/>
        <w:rPr>
          <w:sz w:val="28"/>
          <w:szCs w:val="28"/>
        </w:rPr>
      </w:pPr>
      <w:r w:rsidRPr="00CF7776">
        <w:rPr>
          <w:sz w:val="28"/>
          <w:szCs w:val="28"/>
        </w:rPr>
        <w:t>Cybersecurity Blogs: Follow cybersecurity blogs and news websites to stay updated on the latest password manager and 2FA trends and best practices.</w:t>
      </w:r>
    </w:p>
    <w:p w14:paraId="42A7701A" w14:textId="77777777" w:rsidR="00CF7776" w:rsidRPr="00CF7776" w:rsidRDefault="00CF7776" w:rsidP="00D01712">
      <w:pPr>
        <w:pStyle w:val="NoSpacing"/>
        <w:spacing w:line="259" w:lineRule="auto"/>
        <w:contextualSpacing/>
        <w:rPr>
          <w:sz w:val="28"/>
          <w:szCs w:val="28"/>
        </w:rPr>
      </w:pPr>
    </w:p>
    <w:p w14:paraId="2C847056" w14:textId="09DDFE69" w:rsidR="00CF7776" w:rsidRPr="00CF7776" w:rsidRDefault="00CF7776" w:rsidP="00EE696C">
      <w:pPr>
        <w:pStyle w:val="NoSpacing"/>
        <w:numPr>
          <w:ilvl w:val="0"/>
          <w:numId w:val="35"/>
        </w:numPr>
        <w:spacing w:line="259" w:lineRule="auto"/>
        <w:contextualSpacing/>
        <w:rPr>
          <w:sz w:val="28"/>
          <w:szCs w:val="28"/>
        </w:rPr>
      </w:pPr>
      <w:r w:rsidRPr="00CF7776">
        <w:rPr>
          <w:sz w:val="28"/>
          <w:szCs w:val="28"/>
        </w:rPr>
        <w:t>Cybersecurity Training Courses: Enroll in online courses and certifications focused on cybersecurity, including password management and 2FA.</w:t>
      </w:r>
    </w:p>
    <w:p w14:paraId="6FD65361" w14:textId="77777777" w:rsidR="00CF7776" w:rsidRPr="00CF7776" w:rsidRDefault="00CF7776" w:rsidP="00D01712">
      <w:pPr>
        <w:pStyle w:val="NoSpacing"/>
        <w:spacing w:line="259" w:lineRule="auto"/>
        <w:contextualSpacing/>
        <w:rPr>
          <w:sz w:val="28"/>
          <w:szCs w:val="28"/>
        </w:rPr>
      </w:pPr>
    </w:p>
    <w:p w14:paraId="0C499CAA" w14:textId="24C80BFA" w:rsidR="00CF7776" w:rsidRPr="00CF7776" w:rsidRDefault="00CF7776" w:rsidP="00EE696C">
      <w:pPr>
        <w:pStyle w:val="NoSpacing"/>
        <w:numPr>
          <w:ilvl w:val="0"/>
          <w:numId w:val="35"/>
        </w:numPr>
        <w:spacing w:line="259" w:lineRule="auto"/>
        <w:contextualSpacing/>
        <w:rPr>
          <w:sz w:val="28"/>
          <w:szCs w:val="28"/>
        </w:rPr>
      </w:pPr>
      <w:r w:rsidRPr="00CF7776">
        <w:rPr>
          <w:sz w:val="28"/>
          <w:szCs w:val="28"/>
        </w:rPr>
        <w:t>Cybersecurity Organizations: Explore resources from organizations like the Cybersecurity and Infrastructure Security Agency (CISA) and the National Institute of Standards and Technology (NIST).</w:t>
      </w:r>
    </w:p>
    <w:p w14:paraId="7F0BD2F0" w14:textId="77777777" w:rsidR="00CF7776" w:rsidRPr="00CF7776" w:rsidRDefault="00CF7776" w:rsidP="00D01712">
      <w:pPr>
        <w:pStyle w:val="NoSpacing"/>
        <w:spacing w:line="259" w:lineRule="auto"/>
        <w:contextualSpacing/>
        <w:rPr>
          <w:sz w:val="28"/>
          <w:szCs w:val="28"/>
        </w:rPr>
      </w:pPr>
    </w:p>
    <w:p w14:paraId="03A82F56" w14:textId="0FDEED7E" w:rsidR="00CF7776" w:rsidRPr="00CF7776" w:rsidRDefault="00CF7776" w:rsidP="00EE696C">
      <w:pPr>
        <w:pStyle w:val="NoSpacing"/>
        <w:numPr>
          <w:ilvl w:val="0"/>
          <w:numId w:val="35"/>
        </w:numPr>
        <w:spacing w:line="259" w:lineRule="auto"/>
        <w:contextualSpacing/>
        <w:rPr>
          <w:sz w:val="28"/>
          <w:szCs w:val="28"/>
        </w:rPr>
      </w:pPr>
      <w:r w:rsidRPr="00CF7776">
        <w:rPr>
          <w:sz w:val="28"/>
          <w:szCs w:val="28"/>
        </w:rPr>
        <w:t>Password Manager Tutorials: Many password manager websites offer step-by-step tutorials and user guides to help users get started.</w:t>
      </w:r>
    </w:p>
    <w:p w14:paraId="662CAA2A" w14:textId="77777777" w:rsidR="00CF7776" w:rsidRPr="00CF7776" w:rsidRDefault="00CF7776" w:rsidP="00D01712">
      <w:pPr>
        <w:pStyle w:val="NoSpacing"/>
        <w:spacing w:line="259" w:lineRule="auto"/>
        <w:contextualSpacing/>
        <w:rPr>
          <w:sz w:val="28"/>
          <w:szCs w:val="28"/>
        </w:rPr>
      </w:pPr>
    </w:p>
    <w:p w14:paraId="5A8908BD" w14:textId="60AE113F" w:rsidR="00CF7776" w:rsidRPr="00CF7776" w:rsidRDefault="00CF7776" w:rsidP="00EE696C">
      <w:pPr>
        <w:pStyle w:val="NoSpacing"/>
        <w:numPr>
          <w:ilvl w:val="0"/>
          <w:numId w:val="35"/>
        </w:numPr>
        <w:spacing w:line="259" w:lineRule="auto"/>
        <w:contextualSpacing/>
        <w:rPr>
          <w:sz w:val="28"/>
          <w:szCs w:val="28"/>
        </w:rPr>
      </w:pPr>
      <w:r w:rsidRPr="00CF7776">
        <w:rPr>
          <w:sz w:val="28"/>
          <w:szCs w:val="28"/>
        </w:rPr>
        <w:t>2FA Setup Guides: Platforms that offer 2FA often have detailed setup guides to help users enable this extra layer of security.</w:t>
      </w:r>
    </w:p>
    <w:p w14:paraId="562121AF" w14:textId="77777777" w:rsidR="00CF7776" w:rsidRPr="00CF7776" w:rsidRDefault="00CF7776" w:rsidP="00D01712">
      <w:pPr>
        <w:pStyle w:val="NoSpacing"/>
        <w:spacing w:line="259" w:lineRule="auto"/>
        <w:contextualSpacing/>
        <w:rPr>
          <w:sz w:val="28"/>
          <w:szCs w:val="28"/>
        </w:rPr>
      </w:pPr>
    </w:p>
    <w:p w14:paraId="50162D69" w14:textId="42162B87" w:rsidR="00CF7776" w:rsidRPr="00CF7776" w:rsidRDefault="00CF7776" w:rsidP="00EE696C">
      <w:pPr>
        <w:pStyle w:val="NoSpacing"/>
        <w:numPr>
          <w:ilvl w:val="0"/>
          <w:numId w:val="35"/>
        </w:numPr>
        <w:spacing w:line="259" w:lineRule="auto"/>
        <w:contextualSpacing/>
        <w:rPr>
          <w:sz w:val="28"/>
          <w:szCs w:val="28"/>
        </w:rPr>
      </w:pPr>
      <w:r w:rsidRPr="00CF7776">
        <w:rPr>
          <w:sz w:val="28"/>
          <w:szCs w:val="28"/>
        </w:rPr>
        <w:lastRenderedPageBreak/>
        <w:t>Online Communities: Join cybersecurity forums and communities to ask questions, share experiences, and learn from experts and peers.</w:t>
      </w:r>
    </w:p>
    <w:p w14:paraId="7DD8F221" w14:textId="77777777" w:rsidR="00CF7776" w:rsidRPr="00CF7776" w:rsidRDefault="00CF7776" w:rsidP="00D01712">
      <w:pPr>
        <w:pStyle w:val="NoSpacing"/>
        <w:spacing w:line="259" w:lineRule="auto"/>
        <w:contextualSpacing/>
        <w:rPr>
          <w:sz w:val="28"/>
          <w:szCs w:val="28"/>
        </w:rPr>
      </w:pPr>
    </w:p>
    <w:p w14:paraId="06CDC5CA" w14:textId="660E384F" w:rsidR="00CF7776" w:rsidRPr="00CF7776" w:rsidRDefault="00CF7776" w:rsidP="00EE696C">
      <w:pPr>
        <w:pStyle w:val="NoSpacing"/>
        <w:numPr>
          <w:ilvl w:val="0"/>
          <w:numId w:val="35"/>
        </w:numPr>
        <w:spacing w:line="259" w:lineRule="auto"/>
        <w:contextualSpacing/>
        <w:rPr>
          <w:sz w:val="28"/>
          <w:szCs w:val="28"/>
        </w:rPr>
      </w:pPr>
      <w:r w:rsidRPr="00CF7776">
        <w:rPr>
          <w:sz w:val="28"/>
          <w:szCs w:val="28"/>
        </w:rPr>
        <w:t>YouTube Tutorials: YouTube hosts a variety of video tutorials on setting up and using password managers and 2FA.</w:t>
      </w:r>
    </w:p>
    <w:p w14:paraId="1F299C25" w14:textId="77777777" w:rsidR="00CF7776" w:rsidRPr="00CF7776" w:rsidRDefault="00CF7776" w:rsidP="00D01712">
      <w:pPr>
        <w:pStyle w:val="NoSpacing"/>
        <w:spacing w:line="259" w:lineRule="auto"/>
        <w:contextualSpacing/>
        <w:rPr>
          <w:sz w:val="28"/>
          <w:szCs w:val="28"/>
        </w:rPr>
      </w:pPr>
    </w:p>
    <w:p w14:paraId="1DBDCBAD" w14:textId="77777777" w:rsidR="00CF7776" w:rsidRDefault="00CF7776" w:rsidP="00D01712">
      <w:pPr>
        <w:pStyle w:val="NoSpacing"/>
        <w:spacing w:line="259" w:lineRule="auto"/>
        <w:contextualSpacing/>
        <w:rPr>
          <w:sz w:val="28"/>
          <w:szCs w:val="28"/>
        </w:rPr>
      </w:pPr>
      <w:r w:rsidRPr="00CF7776">
        <w:rPr>
          <w:sz w:val="28"/>
          <w:szCs w:val="28"/>
        </w:rPr>
        <w:t>Remember, using a password manager and enabling 2FA significantly enhances online security. Educating oneself and others about these tools is crucial for staying protected in the digital age.</w:t>
      </w:r>
    </w:p>
    <w:p w14:paraId="685058C1" w14:textId="03723030" w:rsidR="00EC7F62" w:rsidRPr="00A22A11" w:rsidRDefault="00606F41" w:rsidP="00D01712">
      <w:pPr>
        <w:pStyle w:val="Heading2"/>
        <w:contextualSpacing/>
        <w:rPr>
          <w:rStyle w:val="Heading1Char"/>
          <w:b/>
          <w:bCs/>
          <w:i/>
          <w:iCs/>
        </w:rPr>
      </w:pPr>
      <w:r w:rsidRPr="009A774D">
        <w:rPr>
          <w:szCs w:val="28"/>
        </w:rPr>
        <w:br/>
      </w:r>
      <w:r w:rsidR="00EC7F62" w:rsidRPr="00A22A11">
        <w:rPr>
          <w:rStyle w:val="Emphasis"/>
          <w:i w:val="0"/>
          <w:iCs w:val="0"/>
        </w:rPr>
        <w:t>S</w:t>
      </w:r>
      <w:r w:rsidR="00A22A11">
        <w:rPr>
          <w:rStyle w:val="Emphasis"/>
          <w:i w:val="0"/>
          <w:iCs w:val="0"/>
        </w:rPr>
        <w:t>ummary</w:t>
      </w:r>
    </w:p>
    <w:p w14:paraId="6CACFCC3" w14:textId="77777777" w:rsidR="00D5054D" w:rsidRPr="009A774D" w:rsidRDefault="00D5054D" w:rsidP="00D01712">
      <w:pPr>
        <w:pStyle w:val="NoSpacing"/>
        <w:spacing w:line="259" w:lineRule="auto"/>
        <w:contextualSpacing/>
        <w:rPr>
          <w:sz w:val="28"/>
          <w:szCs w:val="28"/>
        </w:rPr>
      </w:pPr>
    </w:p>
    <w:p w14:paraId="4369B921" w14:textId="77777777" w:rsidR="00D5054D" w:rsidRPr="009A774D" w:rsidRDefault="00D5054D" w:rsidP="00D01712">
      <w:pPr>
        <w:pStyle w:val="NoSpacing"/>
        <w:numPr>
          <w:ilvl w:val="0"/>
          <w:numId w:val="4"/>
        </w:numPr>
        <w:spacing w:line="259" w:lineRule="auto"/>
        <w:contextualSpacing/>
        <w:rPr>
          <w:sz w:val="28"/>
          <w:szCs w:val="28"/>
        </w:rPr>
      </w:pPr>
      <w:r w:rsidRPr="009A774D">
        <w:rPr>
          <w:sz w:val="28"/>
          <w:szCs w:val="28"/>
        </w:rPr>
        <w:t>Understanding Password Strength: A strong password should be a mix of characters, numbers, symbols, and capitalization.</w:t>
      </w:r>
    </w:p>
    <w:p w14:paraId="49EFFD3B" w14:textId="77777777" w:rsidR="00D5054D" w:rsidRPr="009A774D" w:rsidRDefault="00D5054D" w:rsidP="00D01712">
      <w:pPr>
        <w:pStyle w:val="NoSpacing"/>
        <w:numPr>
          <w:ilvl w:val="0"/>
          <w:numId w:val="4"/>
        </w:numPr>
        <w:spacing w:line="259" w:lineRule="auto"/>
        <w:contextualSpacing/>
        <w:rPr>
          <w:sz w:val="28"/>
          <w:szCs w:val="28"/>
        </w:rPr>
      </w:pPr>
      <w:r w:rsidRPr="009A774D">
        <w:rPr>
          <w:sz w:val="28"/>
          <w:szCs w:val="28"/>
        </w:rPr>
        <w:t>Common Mistakes to Avoid: Avoid using easily guessable information and refrain from reusing the same password across multiple accounts.</w:t>
      </w:r>
    </w:p>
    <w:p w14:paraId="16D29CE6" w14:textId="034832B0" w:rsidR="00D5054D" w:rsidRPr="009A774D" w:rsidRDefault="00D5054D" w:rsidP="00D01712">
      <w:pPr>
        <w:pStyle w:val="NoSpacing"/>
        <w:numPr>
          <w:ilvl w:val="0"/>
          <w:numId w:val="4"/>
        </w:numPr>
        <w:spacing w:line="259" w:lineRule="auto"/>
        <w:contextualSpacing/>
        <w:rPr>
          <w:sz w:val="28"/>
          <w:szCs w:val="28"/>
        </w:rPr>
      </w:pPr>
      <w:r w:rsidRPr="009A774D">
        <w:rPr>
          <w:sz w:val="28"/>
          <w:szCs w:val="28"/>
        </w:rPr>
        <w:t xml:space="preserve">Password Creation Techniques: Various methods for creating secure passwords include </w:t>
      </w:r>
      <w:r w:rsidR="00065A6E">
        <w:rPr>
          <w:sz w:val="28"/>
          <w:szCs w:val="28"/>
        </w:rPr>
        <w:t xml:space="preserve">self-created </w:t>
      </w:r>
      <w:r w:rsidR="0034646B">
        <w:rPr>
          <w:sz w:val="28"/>
          <w:szCs w:val="28"/>
        </w:rPr>
        <w:t>formatting</w:t>
      </w:r>
      <w:r w:rsidRPr="009A774D">
        <w:rPr>
          <w:sz w:val="28"/>
          <w:szCs w:val="28"/>
        </w:rPr>
        <w:t>, random word combinations, and passphrase use.</w:t>
      </w:r>
    </w:p>
    <w:p w14:paraId="28D9DC94" w14:textId="77777777" w:rsidR="00D5054D" w:rsidRPr="009A774D" w:rsidRDefault="00D5054D" w:rsidP="00D01712">
      <w:pPr>
        <w:pStyle w:val="NoSpacing"/>
        <w:numPr>
          <w:ilvl w:val="0"/>
          <w:numId w:val="4"/>
        </w:numPr>
        <w:spacing w:line="259" w:lineRule="auto"/>
        <w:contextualSpacing/>
        <w:rPr>
          <w:sz w:val="28"/>
          <w:szCs w:val="28"/>
        </w:rPr>
      </w:pPr>
      <w:r w:rsidRPr="009A774D">
        <w:rPr>
          <w:sz w:val="28"/>
          <w:szCs w:val="28"/>
        </w:rPr>
        <w:t>Use of Password Managers: Consider using reputable password manager software to securely store and generate strong, unique passwords for all your accounts.</w:t>
      </w:r>
    </w:p>
    <w:p w14:paraId="48EFD602" w14:textId="77777777" w:rsidR="00D5054D" w:rsidRPr="009A774D" w:rsidRDefault="00D5054D" w:rsidP="00D01712">
      <w:pPr>
        <w:pStyle w:val="NoSpacing"/>
        <w:numPr>
          <w:ilvl w:val="0"/>
          <w:numId w:val="4"/>
        </w:numPr>
        <w:spacing w:line="259" w:lineRule="auto"/>
        <w:contextualSpacing/>
        <w:rPr>
          <w:sz w:val="28"/>
          <w:szCs w:val="28"/>
        </w:rPr>
      </w:pPr>
      <w:r w:rsidRPr="009A774D">
        <w:rPr>
          <w:sz w:val="28"/>
          <w:szCs w:val="28"/>
        </w:rPr>
        <w:t>Basics of Two-Factor Authentication: 2FA adds an extra layer of security by requiring an additional form of verification, beyond just a password, to access your accounts.</w:t>
      </w:r>
    </w:p>
    <w:p w14:paraId="78CCBA75" w14:textId="77777777" w:rsidR="00EC7F62" w:rsidRDefault="00EC7F62" w:rsidP="00D01712">
      <w:pPr>
        <w:pStyle w:val="NoSpacing"/>
        <w:spacing w:line="259" w:lineRule="auto"/>
        <w:contextualSpacing/>
        <w:rPr>
          <w:rStyle w:val="Heading1Char"/>
          <w:b w:val="0"/>
          <w:bCs/>
        </w:rPr>
      </w:pPr>
    </w:p>
    <w:p w14:paraId="0A375AA3" w14:textId="73269D92" w:rsidR="00E95A91" w:rsidRPr="00A22A11" w:rsidRDefault="00E95A91" w:rsidP="00D01712">
      <w:pPr>
        <w:pStyle w:val="Heading2"/>
        <w:contextualSpacing/>
        <w:rPr>
          <w:rStyle w:val="Emphasis"/>
          <w:i w:val="0"/>
          <w:iCs w:val="0"/>
        </w:rPr>
      </w:pPr>
      <w:r w:rsidRPr="00A22A11">
        <w:rPr>
          <w:rStyle w:val="Emphasis"/>
          <w:i w:val="0"/>
          <w:iCs w:val="0"/>
        </w:rPr>
        <w:t xml:space="preserve">Frequently Asked Questions </w:t>
      </w:r>
    </w:p>
    <w:p w14:paraId="04C710E8" w14:textId="77777777" w:rsidR="00E95A91" w:rsidRDefault="00E95A91" w:rsidP="00D01712">
      <w:pPr>
        <w:pStyle w:val="NoSpacing"/>
        <w:spacing w:line="259" w:lineRule="auto"/>
        <w:contextualSpacing/>
        <w:rPr>
          <w:sz w:val="28"/>
          <w:szCs w:val="28"/>
        </w:rPr>
      </w:pPr>
    </w:p>
    <w:p w14:paraId="379F7501" w14:textId="77777777" w:rsidR="004E0F7B" w:rsidRPr="004E0F7B" w:rsidRDefault="00E95A91" w:rsidP="00D01712">
      <w:pPr>
        <w:pStyle w:val="NoSpacing"/>
        <w:spacing w:line="259" w:lineRule="auto"/>
        <w:contextualSpacing/>
        <w:rPr>
          <w:rStyle w:val="Emphasis"/>
        </w:rPr>
      </w:pPr>
      <w:r w:rsidRPr="004E0F7B">
        <w:rPr>
          <w:rStyle w:val="Emphasis"/>
        </w:rPr>
        <w:t>Question: How can I create a strong and unique password?</w:t>
      </w:r>
      <w:r w:rsidRPr="004E0F7B">
        <w:rPr>
          <w:rStyle w:val="Emphasis"/>
        </w:rPr>
        <w:br/>
      </w:r>
    </w:p>
    <w:p w14:paraId="0B30E12A" w14:textId="7A40275F" w:rsidR="004E0F7B" w:rsidRPr="004E0F7B" w:rsidRDefault="00E95A91" w:rsidP="00D01712">
      <w:pPr>
        <w:pStyle w:val="NoSpacing"/>
        <w:spacing w:line="259" w:lineRule="auto"/>
        <w:contextualSpacing/>
        <w:rPr>
          <w:rStyle w:val="Emphasis"/>
        </w:rPr>
      </w:pPr>
      <w:r w:rsidRPr="009A774D">
        <w:rPr>
          <w:sz w:val="28"/>
          <w:szCs w:val="28"/>
        </w:rPr>
        <w:t>Answer: To create a strong and unique password, you should use a combination of uppercase and lowercase letters, numbers, and special characters. For example, instead of using "</w:t>
      </w:r>
      <w:r w:rsidR="004D3083">
        <w:rPr>
          <w:sz w:val="28"/>
          <w:szCs w:val="28"/>
        </w:rPr>
        <w:t>secure</w:t>
      </w:r>
      <w:r w:rsidRPr="009A774D">
        <w:rPr>
          <w:sz w:val="28"/>
          <w:szCs w:val="28"/>
        </w:rPr>
        <w:t>123", try something like "</w:t>
      </w:r>
      <w:r w:rsidR="004D3083">
        <w:rPr>
          <w:sz w:val="28"/>
          <w:szCs w:val="28"/>
        </w:rPr>
        <w:t>S3cure</w:t>
      </w:r>
      <w:r w:rsidRPr="009A774D">
        <w:rPr>
          <w:sz w:val="28"/>
          <w:szCs w:val="28"/>
        </w:rPr>
        <w:t>!23".</w:t>
      </w:r>
      <w:r w:rsidR="00CF7776">
        <w:rPr>
          <w:sz w:val="28"/>
          <w:szCs w:val="28"/>
        </w:rPr>
        <w:t xml:space="preserve"> Make sure to make them at least 13 characters or longer.</w:t>
      </w:r>
      <w:r w:rsidRPr="009A774D">
        <w:rPr>
          <w:sz w:val="28"/>
          <w:szCs w:val="28"/>
        </w:rPr>
        <w:br/>
      </w:r>
      <w:r w:rsidRPr="009A774D">
        <w:rPr>
          <w:sz w:val="28"/>
          <w:szCs w:val="28"/>
        </w:rPr>
        <w:lastRenderedPageBreak/>
        <w:br/>
      </w:r>
      <w:r w:rsidRPr="004E0F7B">
        <w:rPr>
          <w:rStyle w:val="Emphasis"/>
        </w:rPr>
        <w:t>Question: Why is it important to have unique passwords for each of my important accounts?</w:t>
      </w:r>
    </w:p>
    <w:p w14:paraId="29DA0C23" w14:textId="77777777" w:rsidR="004E0F7B" w:rsidRPr="004E0F7B" w:rsidRDefault="00E95A91" w:rsidP="00D01712">
      <w:pPr>
        <w:pStyle w:val="NoSpacing"/>
        <w:spacing w:line="259" w:lineRule="auto"/>
        <w:contextualSpacing/>
        <w:rPr>
          <w:rStyle w:val="Emphasis"/>
        </w:rPr>
      </w:pPr>
      <w:r w:rsidRPr="009A774D">
        <w:rPr>
          <w:sz w:val="28"/>
          <w:szCs w:val="28"/>
        </w:rPr>
        <w:br/>
        <w:t>Answer: Having unique passwords for each important account is crucial because using the same password for all your accounts can put you at risk if one of them is compromised. It's important to protect each account individually to minimize the potential impact of a security breach.</w:t>
      </w:r>
      <w:r w:rsidRPr="009A774D">
        <w:rPr>
          <w:sz w:val="28"/>
          <w:szCs w:val="28"/>
        </w:rPr>
        <w:br/>
      </w:r>
      <w:r w:rsidRPr="009A774D">
        <w:rPr>
          <w:sz w:val="28"/>
          <w:szCs w:val="28"/>
        </w:rPr>
        <w:br/>
      </w:r>
      <w:r w:rsidRPr="004E0F7B">
        <w:rPr>
          <w:rStyle w:val="Emphasis"/>
        </w:rPr>
        <w:t>Question: How does two-factor authentication add an extra layer of security to my accounts?</w:t>
      </w:r>
    </w:p>
    <w:p w14:paraId="3D6DB3A9" w14:textId="77777777" w:rsidR="004E0F7B" w:rsidRPr="004E0F7B" w:rsidRDefault="00E95A91" w:rsidP="00D01712">
      <w:pPr>
        <w:pStyle w:val="NoSpacing"/>
        <w:spacing w:line="259" w:lineRule="auto"/>
        <w:contextualSpacing/>
        <w:rPr>
          <w:rStyle w:val="Emphasis"/>
        </w:rPr>
      </w:pPr>
      <w:r w:rsidRPr="009A774D">
        <w:rPr>
          <w:sz w:val="28"/>
          <w:szCs w:val="28"/>
        </w:rPr>
        <w:br/>
        <w:t>Answer: Two-factor authentication requires not only your password, but also a second form of verification, such as a text message or email with a unique code, or an authentication app like Google Authenticator or Authy. This makes it much harder for unauthorized individuals to gain access to your accounts, even if they have your password.</w:t>
      </w:r>
      <w:r w:rsidRPr="009A774D">
        <w:rPr>
          <w:sz w:val="28"/>
          <w:szCs w:val="28"/>
        </w:rPr>
        <w:br/>
      </w:r>
      <w:r w:rsidRPr="009A774D">
        <w:rPr>
          <w:sz w:val="28"/>
          <w:szCs w:val="28"/>
        </w:rPr>
        <w:br/>
      </w:r>
      <w:r w:rsidRPr="004E0F7B">
        <w:rPr>
          <w:rStyle w:val="Emphasis"/>
        </w:rPr>
        <w:t>Question: How often should I change my passwords to stay ahead of potential threats?</w:t>
      </w:r>
    </w:p>
    <w:p w14:paraId="757C01B8" w14:textId="6D313415" w:rsidR="004E0F7B" w:rsidRPr="00C41933" w:rsidRDefault="00E95A91" w:rsidP="00D01712">
      <w:pPr>
        <w:pStyle w:val="NoSpacing"/>
        <w:spacing w:line="259" w:lineRule="auto"/>
        <w:contextualSpacing/>
        <w:rPr>
          <w:rStyle w:val="Emphasis"/>
        </w:rPr>
      </w:pPr>
      <w:r w:rsidRPr="009A774D">
        <w:rPr>
          <w:sz w:val="28"/>
          <w:szCs w:val="28"/>
        </w:rPr>
        <w:br/>
        <w:t>Answer: It's a good idea to change your passwords regularly, at least every 6 months, to stay one step ahead of potential threats and maintain the security of your accounts.</w:t>
      </w:r>
      <w:r w:rsidRPr="009A774D">
        <w:rPr>
          <w:sz w:val="28"/>
          <w:szCs w:val="28"/>
        </w:rPr>
        <w:br/>
      </w:r>
      <w:r w:rsidRPr="009A774D">
        <w:rPr>
          <w:sz w:val="28"/>
          <w:szCs w:val="28"/>
        </w:rPr>
        <w:br/>
      </w:r>
      <w:r w:rsidRPr="00C41933">
        <w:rPr>
          <w:rStyle w:val="Emphasis"/>
        </w:rPr>
        <w:t>Question: How can I ensure that my passwords and authentication codes are kept private and secure?</w:t>
      </w:r>
    </w:p>
    <w:p w14:paraId="7EF7D339" w14:textId="77777777" w:rsidR="00C41933" w:rsidRPr="00C41933" w:rsidRDefault="00E95A91" w:rsidP="00D01712">
      <w:pPr>
        <w:pStyle w:val="NoSpacing"/>
        <w:spacing w:line="259" w:lineRule="auto"/>
        <w:contextualSpacing/>
        <w:rPr>
          <w:rStyle w:val="Emphasis"/>
        </w:rPr>
      </w:pPr>
      <w:r w:rsidRPr="009A774D">
        <w:rPr>
          <w:sz w:val="28"/>
          <w:szCs w:val="28"/>
        </w:rPr>
        <w:br/>
        <w:t>Answer: To keep your passwords and authentication codes private and secure, make sure to use reputable password management tools, avoid sharing them with anyone, and use secure methods of communication and storage for this sensitive information.</w:t>
      </w:r>
      <w:r w:rsidRPr="009A774D">
        <w:rPr>
          <w:sz w:val="28"/>
          <w:szCs w:val="28"/>
        </w:rPr>
        <w:br/>
      </w:r>
      <w:r w:rsidRPr="009A774D">
        <w:rPr>
          <w:sz w:val="28"/>
          <w:szCs w:val="28"/>
        </w:rPr>
        <w:br/>
      </w:r>
      <w:r w:rsidRPr="00C41933">
        <w:rPr>
          <w:rStyle w:val="Emphasis"/>
        </w:rPr>
        <w:t>Question: What risks am I exposed to if I do not implement strong passwords and two-factor authentication for my online accounts?</w:t>
      </w:r>
    </w:p>
    <w:p w14:paraId="4882C346" w14:textId="0FA66EDD" w:rsidR="00ED472D" w:rsidRDefault="00E95A91" w:rsidP="00D01712">
      <w:pPr>
        <w:pStyle w:val="NoSpacing"/>
        <w:spacing w:line="259" w:lineRule="auto"/>
        <w:contextualSpacing/>
        <w:rPr>
          <w:sz w:val="28"/>
          <w:szCs w:val="28"/>
        </w:rPr>
      </w:pPr>
      <w:r w:rsidRPr="009A774D">
        <w:rPr>
          <w:sz w:val="28"/>
          <w:szCs w:val="28"/>
        </w:rPr>
        <w:lastRenderedPageBreak/>
        <w:br/>
        <w:t>Answer: If you do not implement strong passwords and two-factor authentication for your online accounts, you are at risk of unauthorized access to your accounts, potential identity theft, and the compromise of sensitive personal and financial information.</w:t>
      </w:r>
    </w:p>
    <w:p w14:paraId="0E44D1A1" w14:textId="77777777" w:rsidR="005B16E2" w:rsidRDefault="005B16E2" w:rsidP="00D01712">
      <w:pPr>
        <w:pStyle w:val="NoSpacing"/>
        <w:spacing w:line="259" w:lineRule="auto"/>
        <w:contextualSpacing/>
        <w:rPr>
          <w:sz w:val="28"/>
          <w:szCs w:val="28"/>
        </w:rPr>
      </w:pPr>
    </w:p>
    <w:p w14:paraId="5FC0DAD5" w14:textId="2130C8BA" w:rsidR="005B16E2" w:rsidRDefault="005B16E2" w:rsidP="00D01712">
      <w:pPr>
        <w:pStyle w:val="Heading2"/>
        <w:contextualSpacing/>
      </w:pPr>
      <w:r>
        <w:t>Videos associated with this chapter:</w:t>
      </w:r>
    </w:p>
    <w:p w14:paraId="4ACF3ECE" w14:textId="77777777" w:rsidR="005B16E2" w:rsidRDefault="005B16E2" w:rsidP="00D01712">
      <w:pPr>
        <w:pStyle w:val="NoSpacing"/>
        <w:spacing w:line="259" w:lineRule="auto"/>
        <w:contextualSpacing/>
        <w:rPr>
          <w:sz w:val="28"/>
          <w:szCs w:val="28"/>
        </w:rPr>
      </w:pPr>
    </w:p>
    <w:p w14:paraId="77D33923" w14:textId="2327B564" w:rsidR="005B16E2" w:rsidRDefault="005B16E2" w:rsidP="00D01712">
      <w:pPr>
        <w:pStyle w:val="NoSpacing"/>
        <w:numPr>
          <w:ilvl w:val="0"/>
          <w:numId w:val="3"/>
        </w:numPr>
        <w:spacing w:line="259" w:lineRule="auto"/>
        <w:contextualSpacing/>
        <w:rPr>
          <w:sz w:val="28"/>
          <w:szCs w:val="28"/>
        </w:rPr>
      </w:pPr>
      <w:r>
        <w:rPr>
          <w:sz w:val="28"/>
          <w:szCs w:val="28"/>
        </w:rPr>
        <w:t>Creating strong Passwords</w:t>
      </w:r>
    </w:p>
    <w:p w14:paraId="04B6A73A" w14:textId="074B4E97" w:rsidR="005B16E2" w:rsidRDefault="005B16E2" w:rsidP="00D01712">
      <w:pPr>
        <w:pStyle w:val="NoSpacing"/>
        <w:numPr>
          <w:ilvl w:val="0"/>
          <w:numId w:val="3"/>
        </w:numPr>
        <w:spacing w:line="259" w:lineRule="auto"/>
        <w:contextualSpacing/>
        <w:rPr>
          <w:sz w:val="28"/>
          <w:szCs w:val="28"/>
        </w:rPr>
      </w:pPr>
      <w:r>
        <w:rPr>
          <w:sz w:val="28"/>
          <w:szCs w:val="28"/>
        </w:rPr>
        <w:t>Enabling app-based 2FA</w:t>
      </w:r>
    </w:p>
    <w:p w14:paraId="3FDBEEA9" w14:textId="77777777" w:rsidR="00282DA0" w:rsidRDefault="00282DA0" w:rsidP="00D01712">
      <w:pPr>
        <w:pStyle w:val="NoSpacing"/>
        <w:spacing w:line="259" w:lineRule="auto"/>
        <w:contextualSpacing/>
        <w:rPr>
          <w:sz w:val="28"/>
          <w:szCs w:val="28"/>
        </w:rPr>
      </w:pPr>
    </w:p>
    <w:p w14:paraId="5ADC7C6F" w14:textId="19F95EB7" w:rsidR="00282DA0" w:rsidRPr="00282DA0" w:rsidRDefault="00282DA0" w:rsidP="00D01712">
      <w:pPr>
        <w:pStyle w:val="NoSpacing"/>
        <w:spacing w:line="259" w:lineRule="auto"/>
        <w:contextualSpacing/>
        <w:rPr>
          <w:sz w:val="24"/>
          <w:szCs w:val="24"/>
        </w:rPr>
      </w:pPr>
      <w:r w:rsidRPr="00282DA0">
        <w:rPr>
          <w:sz w:val="24"/>
          <w:szCs w:val="24"/>
        </w:rPr>
        <w:t>(All videos can be found at https://www.youtube.com/channel/UCdgo5GUTLNcdqIPTLpN3gwQ)</w:t>
      </w:r>
    </w:p>
    <w:p w14:paraId="5E9C848E" w14:textId="77777777" w:rsidR="00ED472D" w:rsidRDefault="00ED472D" w:rsidP="00D01712">
      <w:pPr>
        <w:contextualSpacing/>
        <w:rPr>
          <w:szCs w:val="28"/>
        </w:rPr>
      </w:pPr>
      <w:r>
        <w:rPr>
          <w:szCs w:val="28"/>
        </w:rPr>
        <w:br w:type="page"/>
      </w:r>
    </w:p>
    <w:p w14:paraId="359634F9" w14:textId="008E922A" w:rsidR="00ED472D" w:rsidRPr="002B2FA9" w:rsidRDefault="00ED472D" w:rsidP="00D01712">
      <w:pPr>
        <w:pStyle w:val="Heading1"/>
      </w:pPr>
      <w:bookmarkStart w:id="9" w:name="_Toc157348466"/>
      <w:r w:rsidRPr="002B2FA9">
        <w:lastRenderedPageBreak/>
        <w:t xml:space="preserve">The Art of Skepticism: </w:t>
      </w:r>
      <w:r w:rsidRPr="00282DA0">
        <w:t>Navigating</w:t>
      </w:r>
      <w:r w:rsidRPr="002B2FA9">
        <w:t xml:space="preserve"> the World of Suspicious Links</w:t>
      </w:r>
      <w:bookmarkEnd w:id="9"/>
    </w:p>
    <w:p w14:paraId="5E7AF1D2" w14:textId="77777777" w:rsidR="00ED472D" w:rsidRPr="009A774D" w:rsidRDefault="00ED472D" w:rsidP="00D01712">
      <w:pPr>
        <w:pStyle w:val="NoSpacing"/>
        <w:spacing w:line="259" w:lineRule="auto"/>
        <w:contextualSpacing/>
        <w:rPr>
          <w:sz w:val="28"/>
          <w:szCs w:val="28"/>
        </w:rPr>
      </w:pPr>
    </w:p>
    <w:p w14:paraId="4518B001" w14:textId="77777777" w:rsidR="00676A41" w:rsidRPr="00531710" w:rsidRDefault="00ED472D" w:rsidP="00D01712">
      <w:pPr>
        <w:contextualSpacing/>
        <w:rPr>
          <w:rStyle w:val="Emphasis"/>
          <w:b/>
          <w:bCs/>
          <w:i w:val="0"/>
          <w:iCs w:val="0"/>
        </w:rPr>
      </w:pPr>
      <w:r w:rsidRPr="00531710">
        <w:rPr>
          <w:rStyle w:val="Emphasis"/>
          <w:b/>
          <w:bCs/>
          <w:i w:val="0"/>
          <w:iCs w:val="0"/>
        </w:rPr>
        <w:t>This chapter will help you:</w:t>
      </w:r>
    </w:p>
    <w:p w14:paraId="759DA084" w14:textId="15792689" w:rsidR="00676A41" w:rsidRPr="0027470A" w:rsidRDefault="00ED472D" w:rsidP="00D01712">
      <w:pPr>
        <w:pStyle w:val="ListParagraph"/>
        <w:numPr>
          <w:ilvl w:val="0"/>
          <w:numId w:val="18"/>
        </w:numPr>
        <w:ind w:left="720"/>
        <w:rPr>
          <w:i/>
          <w:iCs/>
          <w:color w:val="000000" w:themeColor="text1"/>
          <w:szCs w:val="28"/>
        </w:rPr>
      </w:pPr>
      <w:r w:rsidRPr="0027470A">
        <w:rPr>
          <w:szCs w:val="28"/>
        </w:rPr>
        <w:t>Understand the common tactics used by cybercriminals, specifically phishing attempts, and how to recognize them in emails.</w:t>
      </w:r>
    </w:p>
    <w:p w14:paraId="31131A15" w14:textId="77777777" w:rsidR="00676A41" w:rsidRPr="0027470A" w:rsidRDefault="00ED472D" w:rsidP="00D01712">
      <w:pPr>
        <w:pStyle w:val="ListParagraph"/>
        <w:numPr>
          <w:ilvl w:val="0"/>
          <w:numId w:val="18"/>
        </w:numPr>
        <w:ind w:left="720"/>
        <w:rPr>
          <w:szCs w:val="28"/>
        </w:rPr>
      </w:pPr>
      <w:r w:rsidRPr="0027470A">
        <w:rPr>
          <w:szCs w:val="28"/>
        </w:rPr>
        <w:t>Verify the legitimacy of the sender's email address before clicking on any links or attachments to prevent falling victim to scam emails.</w:t>
      </w:r>
    </w:p>
    <w:p w14:paraId="34D70855" w14:textId="77777777" w:rsidR="00676A41" w:rsidRPr="0027470A" w:rsidRDefault="00ED472D" w:rsidP="00D01712">
      <w:pPr>
        <w:pStyle w:val="ListParagraph"/>
        <w:numPr>
          <w:ilvl w:val="0"/>
          <w:numId w:val="18"/>
        </w:numPr>
        <w:ind w:left="720"/>
        <w:rPr>
          <w:szCs w:val="28"/>
        </w:rPr>
      </w:pPr>
      <w:r w:rsidRPr="0027470A">
        <w:rPr>
          <w:szCs w:val="28"/>
        </w:rPr>
        <w:t>Identify red flags in emails asking for personal or sensitive information and know how to handle such requests.</w:t>
      </w:r>
    </w:p>
    <w:p w14:paraId="7709B55B" w14:textId="77777777" w:rsidR="00676A41" w:rsidRPr="0027470A" w:rsidRDefault="00ED472D" w:rsidP="00D01712">
      <w:pPr>
        <w:pStyle w:val="ListParagraph"/>
        <w:numPr>
          <w:ilvl w:val="0"/>
          <w:numId w:val="18"/>
        </w:numPr>
        <w:ind w:left="720"/>
        <w:rPr>
          <w:szCs w:val="28"/>
        </w:rPr>
      </w:pPr>
      <w:r w:rsidRPr="0027470A">
        <w:rPr>
          <w:szCs w:val="28"/>
        </w:rPr>
        <w:t>Avoid clicking on suspicious links or downloading attachments from unknown sources to prevent malware or unauthorized access to your accounts.</w:t>
      </w:r>
    </w:p>
    <w:p w14:paraId="2D9BFC6D" w14:textId="38A041D1" w:rsidR="00ED472D" w:rsidRPr="0027470A" w:rsidRDefault="00ED472D" w:rsidP="00D01712">
      <w:pPr>
        <w:pStyle w:val="ListParagraph"/>
        <w:numPr>
          <w:ilvl w:val="0"/>
          <w:numId w:val="18"/>
        </w:numPr>
        <w:ind w:left="720"/>
        <w:rPr>
          <w:szCs w:val="28"/>
        </w:rPr>
      </w:pPr>
      <w:r w:rsidRPr="0027470A">
        <w:rPr>
          <w:szCs w:val="28"/>
        </w:rPr>
        <w:t>Utilize spam filters in email providers and report any suspected phishing emails to your IT department or email provider to add an extra layer of protection to your inbox and prevent others from falling victim to the same scam.</w:t>
      </w:r>
    </w:p>
    <w:p w14:paraId="03FF3ECC" w14:textId="61B608B0" w:rsidR="00A069EE" w:rsidRPr="00C55757" w:rsidRDefault="00A069EE" w:rsidP="00D01712">
      <w:pPr>
        <w:pStyle w:val="Heading1"/>
        <w:rPr>
          <w:rStyle w:val="IntenseEmphasis"/>
          <w:b/>
          <w:bCs/>
        </w:rPr>
      </w:pPr>
      <w:bookmarkStart w:id="10" w:name="_Toc157348467"/>
      <w:r w:rsidRPr="00C55757">
        <w:rPr>
          <w:rStyle w:val="IntenseEmphasis"/>
          <w:b/>
          <w:bCs/>
        </w:rPr>
        <w:t>Someone ALWAYS clicks a link! The Costly Lesson Learned After a Company's Cyber Disaster</w:t>
      </w:r>
      <w:bookmarkEnd w:id="10"/>
    </w:p>
    <w:p w14:paraId="4D7E0D87" w14:textId="77777777" w:rsidR="00A22A11" w:rsidRDefault="00A22A11" w:rsidP="00D01712">
      <w:pPr>
        <w:contextualSpacing/>
        <w:rPr>
          <w:szCs w:val="28"/>
        </w:rPr>
      </w:pPr>
    </w:p>
    <w:p w14:paraId="6A96E5CE" w14:textId="6455DFF8" w:rsidR="00A069EE" w:rsidRPr="00A069EE" w:rsidRDefault="00A069EE" w:rsidP="00D01712">
      <w:pPr>
        <w:contextualSpacing/>
        <w:rPr>
          <w:szCs w:val="28"/>
        </w:rPr>
      </w:pPr>
      <w:r w:rsidRPr="00A069EE">
        <w:rPr>
          <w:szCs w:val="28"/>
        </w:rPr>
        <w:t>I wish I could say I couldn't believe it when the call came in, but sadly, it was becoming a recurring theme. I was sitting at my desk in the FBI office, and I felt a sinking feeling in my stomach as I listened to the frantic voice on the other end of the line. A company I knew well had fallen victim to a ransomware attack, and it all started with one innocent click by an employee on a malicious link.</w:t>
      </w:r>
    </w:p>
    <w:p w14:paraId="6AE33802" w14:textId="216ECBAF" w:rsidR="00A069EE" w:rsidRDefault="00A069EE" w:rsidP="00D01712">
      <w:pPr>
        <w:contextualSpacing/>
        <w:rPr>
          <w:szCs w:val="28"/>
        </w:rPr>
      </w:pPr>
      <w:r w:rsidRPr="00A069EE">
        <w:rPr>
          <w:szCs w:val="28"/>
        </w:rPr>
        <w:t>The company had been diligent about cyber safety, or so they thought. They had attended my presentations on cyber threats, they had regular training on email phishing, and they thought they were prepared. But in an instant, their entire network was compromised, and the attacker was demanding a million dollars in ransom.</w:t>
      </w:r>
    </w:p>
    <w:p w14:paraId="2F0433EB" w14:textId="77777777" w:rsidR="0059216C" w:rsidRPr="00A069EE" w:rsidRDefault="0059216C" w:rsidP="00D01712">
      <w:pPr>
        <w:contextualSpacing/>
        <w:rPr>
          <w:szCs w:val="28"/>
        </w:rPr>
      </w:pPr>
    </w:p>
    <w:p w14:paraId="59C1D606" w14:textId="43B8B390" w:rsidR="00A069EE" w:rsidRDefault="00A069EE" w:rsidP="00D01712">
      <w:pPr>
        <w:contextualSpacing/>
        <w:rPr>
          <w:szCs w:val="28"/>
        </w:rPr>
      </w:pPr>
      <w:r w:rsidRPr="00A069EE">
        <w:rPr>
          <w:szCs w:val="28"/>
        </w:rPr>
        <w:t xml:space="preserve">It was a turning point for the company. They had to make a decision - pay the hefty ransom and hope they were dealing with "honorable" criminals who would pinky swear to remove the </w:t>
      </w:r>
      <w:r w:rsidR="0020457C" w:rsidRPr="00A069EE">
        <w:rPr>
          <w:szCs w:val="28"/>
        </w:rPr>
        <w:t>ransomware or</w:t>
      </w:r>
      <w:r w:rsidRPr="00A069EE">
        <w:rPr>
          <w:szCs w:val="28"/>
        </w:rPr>
        <w:t xml:space="preserve"> try to rebuild their system from </w:t>
      </w:r>
      <w:r w:rsidRPr="00A069EE">
        <w:rPr>
          <w:szCs w:val="28"/>
        </w:rPr>
        <w:lastRenderedPageBreak/>
        <w:t>scratch. Despite their efforts to educate their employees, someone had still fallen for the trap, and now they were left scrambling to pick up the pieces.</w:t>
      </w:r>
    </w:p>
    <w:p w14:paraId="2F68BCC4" w14:textId="77777777" w:rsidR="0059216C" w:rsidRPr="00A069EE" w:rsidRDefault="0059216C" w:rsidP="00D01712">
      <w:pPr>
        <w:contextualSpacing/>
        <w:rPr>
          <w:szCs w:val="28"/>
        </w:rPr>
      </w:pPr>
    </w:p>
    <w:p w14:paraId="3A6498D7" w14:textId="09735BC1" w:rsidR="00A069EE" w:rsidRDefault="00A069EE" w:rsidP="00D01712">
      <w:pPr>
        <w:contextualSpacing/>
        <w:rPr>
          <w:szCs w:val="28"/>
        </w:rPr>
      </w:pPr>
      <w:r w:rsidRPr="00A069EE">
        <w:rPr>
          <w:szCs w:val="28"/>
        </w:rPr>
        <w:t>In the end, they chose not to pay the ransom, relying on a backup to restore their system. It was a long and costly process, and they lost hundreds of thousands of dollars in revenue while their systems were offline.</w:t>
      </w:r>
    </w:p>
    <w:p w14:paraId="2407ACB9" w14:textId="77777777" w:rsidR="0059216C" w:rsidRPr="00A069EE" w:rsidRDefault="0059216C" w:rsidP="00D01712">
      <w:pPr>
        <w:contextualSpacing/>
        <w:rPr>
          <w:szCs w:val="28"/>
        </w:rPr>
      </w:pPr>
    </w:p>
    <w:p w14:paraId="2D97B9A0" w14:textId="77777777" w:rsidR="00A069EE" w:rsidRDefault="00A069EE" w:rsidP="00D01712">
      <w:pPr>
        <w:contextualSpacing/>
        <w:rPr>
          <w:szCs w:val="28"/>
        </w:rPr>
      </w:pPr>
      <w:r w:rsidRPr="00A069EE">
        <w:rPr>
          <w:szCs w:val="28"/>
        </w:rPr>
        <w:t>The lesson here is clear - we must always be skeptical of links and attachments in emails, especially from unknown or unexpected sources. Clicking without thinking can have serious consequences, and it's not worth the risk. Cyber safety is everyone's responsibility, and we can never let our guard down, no matter how well-prepared we think we are.</w:t>
      </w:r>
    </w:p>
    <w:p w14:paraId="4601F825" w14:textId="77777777" w:rsidR="0059216C" w:rsidRPr="00A069EE" w:rsidRDefault="0059216C" w:rsidP="00D01712">
      <w:pPr>
        <w:contextualSpacing/>
        <w:rPr>
          <w:szCs w:val="28"/>
        </w:rPr>
      </w:pPr>
    </w:p>
    <w:p w14:paraId="3FECC404" w14:textId="77777777" w:rsidR="00A069EE" w:rsidRDefault="00A069EE" w:rsidP="00D01712">
      <w:pPr>
        <w:contextualSpacing/>
        <w:rPr>
          <w:szCs w:val="28"/>
        </w:rPr>
      </w:pPr>
      <w:r w:rsidRPr="00A069EE">
        <w:rPr>
          <w:szCs w:val="28"/>
        </w:rPr>
        <w:t>This incident serves as a stark reminder of the ever-present cyber threats in today's interconnected world. Cybercriminals are constantly evolving their tactics, and it only takes one momentary lapse in judgment to become a victim. Vigilance, ongoing education, and a healthy dose of skepticism are our best defenses against these insidious attacks. Stay informed, stay cautious, and together, we can protect ourselves and our organizations from falling prey to cybercrime.</w:t>
      </w:r>
    </w:p>
    <w:p w14:paraId="1ECFABAF" w14:textId="77777777" w:rsidR="0059216C" w:rsidRDefault="0059216C" w:rsidP="00D01712">
      <w:pPr>
        <w:contextualSpacing/>
        <w:rPr>
          <w:szCs w:val="28"/>
        </w:rPr>
      </w:pPr>
    </w:p>
    <w:p w14:paraId="2369BEAC" w14:textId="5939F69E" w:rsidR="00457B1B" w:rsidRDefault="00D20D86" w:rsidP="00D01712">
      <w:pPr>
        <w:contextualSpacing/>
        <w:rPr>
          <w:szCs w:val="28"/>
        </w:rPr>
      </w:pPr>
      <w:r>
        <w:rPr>
          <w:szCs w:val="28"/>
        </w:rPr>
        <w:t>Unfortunately,</w:t>
      </w:r>
      <w:r w:rsidR="00457B1B">
        <w:rPr>
          <w:szCs w:val="28"/>
        </w:rPr>
        <w:t xml:space="preserve"> the bad guys win</w:t>
      </w:r>
      <w:r w:rsidR="0059216C">
        <w:rPr>
          <w:szCs w:val="28"/>
        </w:rPr>
        <w:t>,</w:t>
      </w:r>
      <w:r w:rsidR="00457B1B">
        <w:rPr>
          <w:szCs w:val="28"/>
        </w:rPr>
        <w:t xml:space="preserve"> more often than not</w:t>
      </w:r>
      <w:r w:rsidR="0059216C">
        <w:rPr>
          <w:szCs w:val="28"/>
        </w:rPr>
        <w:t>,</w:t>
      </w:r>
      <w:r w:rsidR="00457B1B">
        <w:rPr>
          <w:szCs w:val="28"/>
        </w:rPr>
        <w:t xml:space="preserve"> because “SOMEONE ALWAYS CLICKS THE LINK!”</w:t>
      </w:r>
    </w:p>
    <w:p w14:paraId="5A985342" w14:textId="77777777" w:rsidR="0059216C" w:rsidRDefault="0059216C" w:rsidP="00D01712">
      <w:pPr>
        <w:contextualSpacing/>
        <w:rPr>
          <w:szCs w:val="28"/>
        </w:rPr>
      </w:pPr>
    </w:p>
    <w:p w14:paraId="715005AC" w14:textId="254B12B7" w:rsidR="00EF1852" w:rsidRDefault="00457B1B" w:rsidP="00D01712">
      <w:pPr>
        <w:contextualSpacing/>
        <w:rPr>
          <w:szCs w:val="28"/>
        </w:rPr>
      </w:pPr>
      <w:r>
        <w:rPr>
          <w:szCs w:val="28"/>
        </w:rPr>
        <w:t>The VAST majority of cyber bad stuff occurs, not because of some magical technical skill by the cyber bad guys, but because they rely on human nature. We are a curious, and largely trustworthy, bunch</w:t>
      </w:r>
      <w:r w:rsidR="00A54B77">
        <w:rPr>
          <w:szCs w:val="28"/>
        </w:rPr>
        <w:t>,</w:t>
      </w:r>
      <w:r>
        <w:rPr>
          <w:szCs w:val="28"/>
        </w:rPr>
        <w:t xml:space="preserve"> we humans. We WANT to know things, we want to see what is behind curtain 3 (shameless cultural reference), and we WANT to know where that link leads, or what is in that attachment.</w:t>
      </w:r>
      <w:r w:rsidR="00EF1852">
        <w:rPr>
          <w:szCs w:val="28"/>
        </w:rPr>
        <w:t xml:space="preserve"> This is often referred to a “social engineering.” And bad guys </w:t>
      </w:r>
      <w:r w:rsidR="00F419C9">
        <w:rPr>
          <w:szCs w:val="28"/>
        </w:rPr>
        <w:t>focus on</w:t>
      </w:r>
      <w:r w:rsidR="00EF1852">
        <w:rPr>
          <w:szCs w:val="28"/>
        </w:rPr>
        <w:t xml:space="preserve"> this angle because it WORKS. It is worth repeating, “SOMEONE ALWAYS CLICKS THE LINK!”</w:t>
      </w:r>
    </w:p>
    <w:p w14:paraId="49F1DF63" w14:textId="77777777" w:rsidR="0059216C" w:rsidRDefault="0059216C" w:rsidP="00D01712">
      <w:pPr>
        <w:contextualSpacing/>
        <w:rPr>
          <w:szCs w:val="28"/>
        </w:rPr>
      </w:pPr>
    </w:p>
    <w:p w14:paraId="5A5CF78A" w14:textId="77777777" w:rsidR="00AB08FD" w:rsidRDefault="00E757AB" w:rsidP="00D01712">
      <w:pPr>
        <w:contextualSpacing/>
        <w:rPr>
          <w:szCs w:val="28"/>
        </w:rPr>
      </w:pPr>
      <w:r w:rsidRPr="009A774D">
        <w:rPr>
          <w:szCs w:val="28"/>
        </w:rPr>
        <w:t xml:space="preserve">In this chapter, we will cover the essential steps to ensure </w:t>
      </w:r>
      <w:r>
        <w:rPr>
          <w:szCs w:val="28"/>
        </w:rPr>
        <w:t>you, your family, and your employees will be Cyber Smart skeptics when it comes to links and attachments in suspicious or unsolicited emails</w:t>
      </w:r>
      <w:r w:rsidR="00AB08FD">
        <w:rPr>
          <w:szCs w:val="28"/>
        </w:rPr>
        <w:t>.</w:t>
      </w:r>
    </w:p>
    <w:p w14:paraId="5B3C1698" w14:textId="3B914957" w:rsidR="00E757AB" w:rsidRDefault="00907A87" w:rsidP="00D01712">
      <w:pPr>
        <w:pStyle w:val="Heading2"/>
        <w:contextualSpacing/>
      </w:pPr>
      <w:r>
        <w:lastRenderedPageBreak/>
        <w:t xml:space="preserve">Why should </w:t>
      </w:r>
      <w:r w:rsidR="00752F68">
        <w:t>you b</w:t>
      </w:r>
      <w:r w:rsidR="00E757AB">
        <w:t>e</w:t>
      </w:r>
      <w:r w:rsidR="00E757AB" w:rsidRPr="009171C1">
        <w:t xml:space="preserve"> cautious of phishing attempts and clicking links in emails.</w:t>
      </w:r>
    </w:p>
    <w:p w14:paraId="70F3CFAD" w14:textId="77777777" w:rsidR="00AB08FD" w:rsidRDefault="00AB08FD" w:rsidP="00D01712">
      <w:pPr>
        <w:contextualSpacing/>
        <w:rPr>
          <w:szCs w:val="28"/>
        </w:rPr>
      </w:pPr>
    </w:p>
    <w:p w14:paraId="1309EBA3" w14:textId="77777777" w:rsidR="0059216C" w:rsidRDefault="00E757AB" w:rsidP="00D01712">
      <w:pPr>
        <w:spacing w:after="100" w:afterAutospacing="1"/>
        <w:contextualSpacing/>
        <w:rPr>
          <w:szCs w:val="28"/>
        </w:rPr>
      </w:pPr>
      <w:r w:rsidRPr="009171C1">
        <w:rPr>
          <w:szCs w:val="28"/>
        </w:rPr>
        <w:t xml:space="preserve">Phishing attacks are becoming increasingly sophisticated and it's important to be vigilant about the emails we receive. Even if an email appears to be from a trusted source, it's essential to double-check the sender's email address and be cautious about clicking on any links or downloading any attachments. Often, cybercriminals will use urgent language or create a sense of panic to prompt you into taking immediate action. </w:t>
      </w:r>
    </w:p>
    <w:p w14:paraId="1852B0F2" w14:textId="77777777" w:rsidR="0059216C" w:rsidRDefault="0059216C" w:rsidP="00D01712">
      <w:pPr>
        <w:spacing w:after="100" w:afterAutospacing="1"/>
        <w:contextualSpacing/>
        <w:rPr>
          <w:szCs w:val="28"/>
        </w:rPr>
      </w:pPr>
    </w:p>
    <w:p w14:paraId="2B3B9B8A" w14:textId="7EA1980A" w:rsidR="00E757AB" w:rsidRDefault="00E757AB" w:rsidP="00D01712">
      <w:pPr>
        <w:spacing w:after="100" w:afterAutospacing="1"/>
        <w:contextualSpacing/>
        <w:rPr>
          <w:szCs w:val="28"/>
        </w:rPr>
      </w:pPr>
      <w:r w:rsidRPr="009171C1">
        <w:rPr>
          <w:szCs w:val="28"/>
        </w:rPr>
        <w:t>Remember to take a step back and assess the situation before providing any sensitive information.</w:t>
      </w:r>
      <w:r w:rsidR="003C5861">
        <w:rPr>
          <w:szCs w:val="28"/>
        </w:rPr>
        <w:t xml:space="preserve"> Do I know the sender of the email? Does this email sound TOO good to be true? These are all important steps to take before clicking any links, or opening any attachments, in </w:t>
      </w:r>
      <w:r w:rsidR="00752F68">
        <w:rPr>
          <w:szCs w:val="28"/>
        </w:rPr>
        <w:t>unsolicited</w:t>
      </w:r>
      <w:r w:rsidR="003C5861">
        <w:rPr>
          <w:szCs w:val="28"/>
        </w:rPr>
        <w:t xml:space="preserve"> email messages.</w:t>
      </w:r>
    </w:p>
    <w:p w14:paraId="6D1DDF02" w14:textId="77777777" w:rsidR="008968B4" w:rsidRDefault="008968B4" w:rsidP="00D01712">
      <w:pPr>
        <w:spacing w:after="100" w:afterAutospacing="1"/>
        <w:contextualSpacing/>
        <w:rPr>
          <w:szCs w:val="28"/>
        </w:rPr>
      </w:pPr>
    </w:p>
    <w:p w14:paraId="42AD7719" w14:textId="12EA27C5" w:rsidR="00752F68" w:rsidRDefault="00752F68" w:rsidP="00D01712">
      <w:pPr>
        <w:spacing w:after="100" w:afterAutospacing="1"/>
        <w:contextualSpacing/>
        <w:rPr>
          <w:szCs w:val="28"/>
        </w:rPr>
      </w:pPr>
      <w:r w:rsidRPr="00752F68">
        <w:rPr>
          <w:szCs w:val="28"/>
        </w:rPr>
        <w:t xml:space="preserve">Cybercrime and scams that exploit human behavior, particularly through </w:t>
      </w:r>
      <w:r>
        <w:rPr>
          <w:szCs w:val="28"/>
        </w:rPr>
        <w:t>unsolicited</w:t>
      </w:r>
      <w:r w:rsidRPr="00752F68">
        <w:rPr>
          <w:szCs w:val="28"/>
        </w:rPr>
        <w:t xml:space="preserve"> emails, represent a significant threat </w:t>
      </w:r>
      <w:r>
        <w:rPr>
          <w:szCs w:val="28"/>
        </w:rPr>
        <w:t>to your family, your business, and you</w:t>
      </w:r>
      <w:r w:rsidRPr="00752F68">
        <w:rPr>
          <w:szCs w:val="28"/>
        </w:rPr>
        <w:t>. The first type of such cybercrime</w:t>
      </w:r>
      <w:r>
        <w:rPr>
          <w:szCs w:val="28"/>
        </w:rPr>
        <w:t>, and perhaps the oldest</w:t>
      </w:r>
      <w:r w:rsidRPr="00752F68">
        <w:rPr>
          <w:szCs w:val="28"/>
        </w:rPr>
        <w:t xml:space="preserve"> is </w:t>
      </w:r>
      <w:r>
        <w:rPr>
          <w:szCs w:val="28"/>
        </w:rPr>
        <w:t xml:space="preserve">simply referred to as </w:t>
      </w:r>
      <w:r w:rsidRPr="00752F68">
        <w:rPr>
          <w:szCs w:val="28"/>
        </w:rPr>
        <w:t>"Phishing"</w:t>
      </w:r>
      <w:r>
        <w:rPr>
          <w:szCs w:val="28"/>
        </w:rPr>
        <w:t>.</w:t>
      </w:r>
      <w:r w:rsidRPr="00752F68">
        <w:rPr>
          <w:szCs w:val="28"/>
        </w:rPr>
        <w:t xml:space="preserve"> </w:t>
      </w:r>
      <w:r>
        <w:rPr>
          <w:szCs w:val="28"/>
        </w:rPr>
        <w:t>This</w:t>
      </w:r>
      <w:r w:rsidRPr="00752F68">
        <w:rPr>
          <w:szCs w:val="28"/>
        </w:rPr>
        <w:t xml:space="preserve"> involve </w:t>
      </w:r>
      <w:r>
        <w:rPr>
          <w:szCs w:val="28"/>
        </w:rPr>
        <w:t xml:space="preserve">a cyber bad guy </w:t>
      </w:r>
      <w:r w:rsidRPr="00752F68">
        <w:rPr>
          <w:szCs w:val="28"/>
        </w:rPr>
        <w:t xml:space="preserve">sending emails that appear to be from reputable sources, such as banks or government agencies, with the intention of tricking </w:t>
      </w:r>
      <w:r>
        <w:rPr>
          <w:szCs w:val="28"/>
        </w:rPr>
        <w:t>you</w:t>
      </w:r>
      <w:r w:rsidRPr="00752F68">
        <w:rPr>
          <w:szCs w:val="28"/>
        </w:rPr>
        <w:t xml:space="preserve"> into revealing sensitive information like passwords or credit card numbers. The emails often contain a sense of urgency or threat, prompting </w:t>
      </w:r>
      <w:r>
        <w:rPr>
          <w:szCs w:val="28"/>
        </w:rPr>
        <w:t>you</w:t>
      </w:r>
      <w:r w:rsidRPr="00752F68">
        <w:rPr>
          <w:szCs w:val="28"/>
        </w:rPr>
        <w:t xml:space="preserve"> to click on a link that leads to a fake website designed to capture </w:t>
      </w:r>
      <w:r>
        <w:rPr>
          <w:szCs w:val="28"/>
        </w:rPr>
        <w:t>you</w:t>
      </w:r>
      <w:r w:rsidR="005F7987">
        <w:rPr>
          <w:szCs w:val="28"/>
        </w:rPr>
        <w:t>r</w:t>
      </w:r>
      <w:r w:rsidRPr="00752F68">
        <w:rPr>
          <w:szCs w:val="28"/>
        </w:rPr>
        <w:t xml:space="preserve"> personal data. This technique preys on the trust that individuals place in familiar institutions and their natural response to urgent requests.</w:t>
      </w:r>
    </w:p>
    <w:p w14:paraId="1195739E" w14:textId="77777777" w:rsidR="005F7987" w:rsidRPr="00752F68" w:rsidRDefault="005F7987" w:rsidP="00D01712">
      <w:pPr>
        <w:spacing w:after="100" w:afterAutospacing="1"/>
        <w:contextualSpacing/>
        <w:rPr>
          <w:szCs w:val="28"/>
        </w:rPr>
      </w:pPr>
    </w:p>
    <w:p w14:paraId="13BEE0BD" w14:textId="38281AE5" w:rsidR="00752F68" w:rsidRDefault="00752F68" w:rsidP="00D01712">
      <w:pPr>
        <w:spacing w:after="0"/>
        <w:contextualSpacing/>
        <w:rPr>
          <w:szCs w:val="28"/>
        </w:rPr>
      </w:pPr>
      <w:r>
        <w:rPr>
          <w:szCs w:val="28"/>
        </w:rPr>
        <w:t>Once folks got Cyber Smart on phishing the trend moved towards</w:t>
      </w:r>
      <w:r w:rsidRPr="00752F68">
        <w:rPr>
          <w:szCs w:val="28"/>
        </w:rPr>
        <w:t xml:space="preserve"> "Spear Phishing," which is a more targeted version of phishing. Unlike generic phishing emails, spear phishing involves emails that are crafted to appear as if they are from a known or trusted sender, often using information gathered about the victim to make the message more convincing. This could include the victim's name, employment details, or other personal information. The email might ask the recipient to click on a link or open an attachment, which could lead to malware installation or data theft. Spear phishing requires more effort from the cybercriminal but can be more effective due to its personalized nature.</w:t>
      </w:r>
    </w:p>
    <w:p w14:paraId="4EEF0D87" w14:textId="77777777" w:rsidR="005F7987" w:rsidRPr="00752F68" w:rsidRDefault="005F7987" w:rsidP="00D01712">
      <w:pPr>
        <w:spacing w:after="0"/>
        <w:contextualSpacing/>
        <w:rPr>
          <w:szCs w:val="28"/>
        </w:rPr>
      </w:pPr>
    </w:p>
    <w:p w14:paraId="3DF551E2" w14:textId="47C740D7" w:rsidR="00752F68" w:rsidRDefault="00752F68" w:rsidP="00D01712">
      <w:pPr>
        <w:spacing w:after="0"/>
        <w:contextualSpacing/>
        <w:rPr>
          <w:szCs w:val="28"/>
        </w:rPr>
      </w:pPr>
      <w:r w:rsidRPr="00752F68">
        <w:rPr>
          <w:szCs w:val="28"/>
        </w:rPr>
        <w:lastRenderedPageBreak/>
        <w:t>"Ransomware Attacks" are also commonly initiated through emails</w:t>
      </w:r>
      <w:r>
        <w:rPr>
          <w:szCs w:val="28"/>
        </w:rPr>
        <w:t xml:space="preserve"> where someone “clicks a link</w:t>
      </w:r>
      <w:r w:rsidRPr="00752F68">
        <w:rPr>
          <w:szCs w:val="28"/>
        </w:rPr>
        <w:t>.</w:t>
      </w:r>
      <w:r>
        <w:rPr>
          <w:szCs w:val="28"/>
        </w:rPr>
        <w:t>”</w:t>
      </w:r>
      <w:r w:rsidRPr="00752F68">
        <w:rPr>
          <w:szCs w:val="28"/>
        </w:rPr>
        <w:t xml:space="preserve"> In these attacks, clicking on a malicious link or downloading an infected attachment can result in malware being installed on the victim's computer. This malware typically encrypts the user's files, rendering them inaccessible, and demands a ransom for the decryption key. Ransomware can affect individuals and organizations, causing significant data loss and financial damage. The success of ransomware often relies on the initial click by an unsuspecting user, highlighting </w:t>
      </w:r>
      <w:r>
        <w:rPr>
          <w:szCs w:val="28"/>
        </w:rPr>
        <w:t xml:space="preserve">why </w:t>
      </w:r>
      <w:r w:rsidR="00662239">
        <w:rPr>
          <w:szCs w:val="28"/>
        </w:rPr>
        <w:t xml:space="preserve">we need to be Cyber Smart on this topic, and why it is so important. </w:t>
      </w:r>
    </w:p>
    <w:p w14:paraId="30CDB2AB" w14:textId="77777777" w:rsidR="00542A80" w:rsidRPr="00752F68" w:rsidRDefault="00542A80" w:rsidP="00D01712">
      <w:pPr>
        <w:spacing w:after="0"/>
        <w:contextualSpacing/>
        <w:rPr>
          <w:szCs w:val="28"/>
        </w:rPr>
      </w:pPr>
    </w:p>
    <w:p w14:paraId="4175E59E" w14:textId="3D7849C3" w:rsidR="00752F68" w:rsidRDefault="00752F68" w:rsidP="00D01712">
      <w:pPr>
        <w:spacing w:after="0"/>
        <w:contextualSpacing/>
        <w:rPr>
          <w:szCs w:val="28"/>
        </w:rPr>
      </w:pPr>
      <w:r w:rsidRPr="00752F68">
        <w:rPr>
          <w:szCs w:val="28"/>
        </w:rPr>
        <w:t>"Malware Distribution" via email attachments remains a common cybercrime method. Cyber</w:t>
      </w:r>
      <w:r w:rsidR="00511DF0">
        <w:rPr>
          <w:szCs w:val="28"/>
        </w:rPr>
        <w:t xml:space="preserve"> bad guys</w:t>
      </w:r>
      <w:r w:rsidRPr="00752F68">
        <w:rPr>
          <w:szCs w:val="28"/>
        </w:rPr>
        <w:t xml:space="preserve"> often send emails with attachments that seem benign, like PDFs or Word documents, but contain malicious software. Once opened, this software can install malware, such as spyware or keyloggers, on the victim's computer. This malware can then steal sensitive information, monitor user activity, or gain control of the victim's system.</w:t>
      </w:r>
    </w:p>
    <w:p w14:paraId="2A78BFAB" w14:textId="77777777" w:rsidR="00542A80" w:rsidRPr="00752F68" w:rsidRDefault="00542A80" w:rsidP="00D01712">
      <w:pPr>
        <w:spacing w:after="0"/>
        <w:contextualSpacing/>
        <w:rPr>
          <w:szCs w:val="28"/>
        </w:rPr>
      </w:pPr>
    </w:p>
    <w:p w14:paraId="776684EC" w14:textId="4AD29371" w:rsidR="00752F68" w:rsidRDefault="00752F68" w:rsidP="00D01712">
      <w:pPr>
        <w:spacing w:after="0"/>
        <w:contextualSpacing/>
        <w:rPr>
          <w:szCs w:val="28"/>
        </w:rPr>
      </w:pPr>
      <w:r w:rsidRPr="00752F68">
        <w:rPr>
          <w:szCs w:val="28"/>
        </w:rPr>
        <w:t>Each of these cybercrime methods exploits the human tendency to trust familiar entities and to react to urgent requests</w:t>
      </w:r>
      <w:r w:rsidR="00511DF0">
        <w:rPr>
          <w:szCs w:val="28"/>
        </w:rPr>
        <w:t xml:space="preserve">. </w:t>
      </w:r>
      <w:r w:rsidRPr="00752F68">
        <w:rPr>
          <w:szCs w:val="28"/>
        </w:rPr>
        <w:t xml:space="preserve">By </w:t>
      </w:r>
      <w:r w:rsidR="00511DF0">
        <w:rPr>
          <w:szCs w:val="28"/>
        </w:rPr>
        <w:t>getting Cyber Smart on</w:t>
      </w:r>
      <w:r w:rsidRPr="00752F68">
        <w:rPr>
          <w:szCs w:val="28"/>
        </w:rPr>
        <w:t xml:space="preserve"> these tactics, individuals and organizations can better protect themselves from these ever-evolving threats.</w:t>
      </w:r>
    </w:p>
    <w:p w14:paraId="45B56AE0" w14:textId="77777777" w:rsidR="00CE2870" w:rsidRPr="009171C1" w:rsidRDefault="00CE2870" w:rsidP="00D01712">
      <w:pPr>
        <w:spacing w:after="0"/>
        <w:contextualSpacing/>
        <w:rPr>
          <w:szCs w:val="28"/>
        </w:rPr>
      </w:pPr>
    </w:p>
    <w:p w14:paraId="375EC1D9" w14:textId="4D2C41E6" w:rsidR="00C4314A" w:rsidRDefault="00C4314A" w:rsidP="00D01712">
      <w:pPr>
        <w:contextualSpacing/>
        <w:rPr>
          <w:rStyle w:val="SubtleEmphasis"/>
        </w:rPr>
      </w:pPr>
      <w:r w:rsidRPr="00423774">
        <w:rPr>
          <w:rStyle w:val="SubtleEmphasis"/>
        </w:rPr>
        <w:t>The Million Dollar Click!</w:t>
      </w:r>
    </w:p>
    <w:p w14:paraId="35DEB3D4" w14:textId="77777777" w:rsidR="0059216C" w:rsidRPr="00423774" w:rsidRDefault="0059216C" w:rsidP="00D01712">
      <w:pPr>
        <w:contextualSpacing/>
        <w:rPr>
          <w:rStyle w:val="SubtleEmphasis"/>
        </w:rPr>
      </w:pPr>
    </w:p>
    <w:p w14:paraId="24020BC0" w14:textId="4360B55D" w:rsidR="00C4314A" w:rsidRDefault="00C4314A" w:rsidP="00D01712">
      <w:pPr>
        <w:contextualSpacing/>
      </w:pPr>
      <w:r>
        <w:t>I once did a presentation to a company that worked on part of the United States nuclear triad (which re</w:t>
      </w:r>
      <w:r w:rsidRPr="00DC7EDB">
        <w:t>fers to the three primary methods nations use to deploy nuclear weapons: strategic bombers, intercontinental ballistic missiles and submarine-launched ballistic missiles</w:t>
      </w:r>
      <w:r>
        <w:t xml:space="preserve">.) The CEO called me in a panic because an employee had clicked a link in an email and about 2 hours </w:t>
      </w:r>
      <w:r w:rsidR="00F853C3">
        <w:t>later,</w:t>
      </w:r>
      <w:r>
        <w:t xml:space="preserve"> they determined that computers were going off-line. They disconnected their network and called the FBI as they remembered my presentation.</w:t>
      </w:r>
    </w:p>
    <w:p w14:paraId="5B1268AA" w14:textId="77777777" w:rsidR="0059216C" w:rsidRDefault="0059216C" w:rsidP="00D01712">
      <w:pPr>
        <w:contextualSpacing/>
      </w:pPr>
    </w:p>
    <w:p w14:paraId="115E4484" w14:textId="77777777" w:rsidR="00520827" w:rsidRDefault="00C4314A" w:rsidP="00D01712">
      <w:pPr>
        <w:contextualSpacing/>
        <w:rPr>
          <w:szCs w:val="28"/>
        </w:rPr>
      </w:pPr>
      <w:r>
        <w:rPr>
          <w:szCs w:val="28"/>
        </w:rPr>
        <w:t xml:space="preserve">I dispatched a digital forensic team to acquire the computers they </w:t>
      </w:r>
      <w:r w:rsidR="00F00019">
        <w:rPr>
          <w:szCs w:val="28"/>
        </w:rPr>
        <w:t>k</w:t>
      </w:r>
      <w:r>
        <w:rPr>
          <w:szCs w:val="28"/>
        </w:rPr>
        <w:t>new to now be infected and we found evidence related to a Chinese hacking group in their system. The company had to call in a 3</w:t>
      </w:r>
      <w:r w:rsidRPr="00C4314A">
        <w:rPr>
          <w:szCs w:val="28"/>
          <w:vertAlign w:val="superscript"/>
        </w:rPr>
        <w:t>rd</w:t>
      </w:r>
      <w:r>
        <w:rPr>
          <w:szCs w:val="28"/>
        </w:rPr>
        <w:t xml:space="preserve"> party company to fix their network and </w:t>
      </w:r>
      <w:r>
        <w:rPr>
          <w:szCs w:val="28"/>
        </w:rPr>
        <w:lastRenderedPageBreak/>
        <w:t>clear it of all traces of the malware</w:t>
      </w:r>
      <w:r w:rsidR="00D30F72">
        <w:rPr>
          <w:szCs w:val="28"/>
        </w:rPr>
        <w:t>. The consultation by the 3</w:t>
      </w:r>
      <w:r w:rsidR="00D30F72" w:rsidRPr="00D30F72">
        <w:rPr>
          <w:szCs w:val="28"/>
          <w:vertAlign w:val="superscript"/>
        </w:rPr>
        <w:t>rd</w:t>
      </w:r>
      <w:r w:rsidR="00D30F72">
        <w:rPr>
          <w:szCs w:val="28"/>
        </w:rPr>
        <w:t xml:space="preserve"> party company cost the company $150,000 and the cost to remediate their whole network cost over $1 million.</w:t>
      </w:r>
      <w:r w:rsidR="00FE5683">
        <w:rPr>
          <w:szCs w:val="28"/>
        </w:rPr>
        <w:t xml:space="preserve"> That was one expensive click!</w:t>
      </w:r>
    </w:p>
    <w:p w14:paraId="40DBFB31" w14:textId="77777777" w:rsidR="00520827" w:rsidRDefault="00520827" w:rsidP="00D01712">
      <w:pPr>
        <w:contextualSpacing/>
        <w:rPr>
          <w:szCs w:val="28"/>
        </w:rPr>
      </w:pPr>
    </w:p>
    <w:p w14:paraId="045611CB" w14:textId="6877393E" w:rsidR="00E757AB" w:rsidRPr="00520827" w:rsidRDefault="00E757AB" w:rsidP="00D01712">
      <w:pPr>
        <w:contextualSpacing/>
        <w:rPr>
          <w:b/>
          <w:bCs/>
          <w:szCs w:val="28"/>
        </w:rPr>
      </w:pPr>
      <w:r w:rsidRPr="00520827">
        <w:rPr>
          <w:b/>
          <w:bCs/>
        </w:rPr>
        <w:t xml:space="preserve">Be cautious of emails </w:t>
      </w:r>
      <w:r w:rsidRPr="00520827">
        <w:rPr>
          <w:rStyle w:val="IntenseEmphasis"/>
          <w:i w:val="0"/>
          <w:iCs w:val="0"/>
        </w:rPr>
        <w:t>asking</w:t>
      </w:r>
      <w:r w:rsidRPr="00520827">
        <w:rPr>
          <w:b/>
          <w:bCs/>
        </w:rPr>
        <w:t xml:space="preserve"> for personal or sensitive information</w:t>
      </w:r>
    </w:p>
    <w:p w14:paraId="4E5DB605" w14:textId="77777777" w:rsidR="00C55757" w:rsidRDefault="00C55757" w:rsidP="00D01712">
      <w:pPr>
        <w:contextualSpacing/>
        <w:rPr>
          <w:szCs w:val="28"/>
        </w:rPr>
      </w:pPr>
    </w:p>
    <w:p w14:paraId="74F5555C" w14:textId="40EFE62A" w:rsidR="00E757AB" w:rsidRDefault="00E757AB" w:rsidP="00D01712">
      <w:pPr>
        <w:contextualSpacing/>
        <w:rPr>
          <w:szCs w:val="28"/>
        </w:rPr>
      </w:pPr>
      <w:r w:rsidRPr="004E100D">
        <w:rPr>
          <w:szCs w:val="28"/>
        </w:rPr>
        <w:t>It's important to be cautious and vigilant when it comes to emails requesting sensitive information. Legitimate organizations, such as banks, government agencies, and reputable businesses, will never ask you to provide passwords, social security numbers, or other sensitive data through email. If you receive an email asking for this type of information, it's important to be wary and question the legitimacy of the request. Phishing attempts are becoming increasingly sophisticated, so it's crucial to stay informed and be proactive in protecting your personal information.</w:t>
      </w:r>
    </w:p>
    <w:p w14:paraId="5624BCBF" w14:textId="77777777" w:rsidR="00646CAD" w:rsidRPr="004E100D" w:rsidRDefault="00646CAD" w:rsidP="00D01712">
      <w:pPr>
        <w:contextualSpacing/>
        <w:rPr>
          <w:szCs w:val="28"/>
        </w:rPr>
      </w:pPr>
    </w:p>
    <w:p w14:paraId="02D8A89B" w14:textId="6CDB0529" w:rsidR="00E757AB" w:rsidRDefault="00B82670" w:rsidP="00D01712">
      <w:pPr>
        <w:contextualSpacing/>
        <w:rPr>
          <w:szCs w:val="28"/>
        </w:rPr>
      </w:pPr>
      <w:r>
        <w:rPr>
          <w:szCs w:val="28"/>
        </w:rPr>
        <w:t>It bears repeating that the easiest solution to all this</w:t>
      </w:r>
      <w:r w:rsidR="00E757AB" w:rsidRPr="004E100D">
        <w:rPr>
          <w:szCs w:val="28"/>
        </w:rPr>
        <w:t xml:space="preserve"> is to never click on suspicious links or provide personal information in response to unsolicited emails. Instead, take the time to verify the legitimacy of the request by contacting the organization directly through their official website or customer service phone number. By being cautious and double-checking requests for sensitive information, you can reduce the risk of falling victim to phishing scams that could compromise your personal and financial security.</w:t>
      </w:r>
    </w:p>
    <w:p w14:paraId="586410D7" w14:textId="77777777" w:rsidR="0059216C" w:rsidRPr="004E100D" w:rsidRDefault="0059216C" w:rsidP="00D01712">
      <w:pPr>
        <w:contextualSpacing/>
        <w:rPr>
          <w:szCs w:val="28"/>
        </w:rPr>
      </w:pPr>
    </w:p>
    <w:p w14:paraId="4586E2AF" w14:textId="77777777" w:rsidR="002C40E8" w:rsidRDefault="00822ED5" w:rsidP="00D01712">
      <w:pPr>
        <w:contextualSpacing/>
        <w:rPr>
          <w:b/>
          <w:bCs/>
          <w:szCs w:val="28"/>
          <w:u w:val="single"/>
        </w:rPr>
      </w:pPr>
      <w:r>
        <w:rPr>
          <w:szCs w:val="28"/>
        </w:rPr>
        <w:t xml:space="preserve">The important thing to remember here is </w:t>
      </w:r>
      <w:r w:rsidR="009E116F">
        <w:rPr>
          <w:szCs w:val="28"/>
        </w:rPr>
        <w:t xml:space="preserve">while this seems like a simple solution, about 90% of the cases I worked in the FBI that resulted in data theft or ransomware, or what have you, </w:t>
      </w:r>
      <w:r w:rsidR="00475D66">
        <w:rPr>
          <w:szCs w:val="28"/>
        </w:rPr>
        <w:t xml:space="preserve">all started because </w:t>
      </w:r>
      <w:r w:rsidR="00A85AFA" w:rsidRPr="00CA200B">
        <w:rPr>
          <w:b/>
          <w:bCs/>
          <w:szCs w:val="28"/>
        </w:rPr>
        <w:t>someone clicked a link</w:t>
      </w:r>
      <w:r w:rsidR="00A85AFA">
        <w:rPr>
          <w:szCs w:val="28"/>
        </w:rPr>
        <w:t>.</w:t>
      </w:r>
      <w:r w:rsidR="00E757AB" w:rsidRPr="009A774D">
        <w:rPr>
          <w:szCs w:val="28"/>
        </w:rPr>
        <w:br/>
      </w:r>
    </w:p>
    <w:p w14:paraId="5223272F" w14:textId="77777777" w:rsidR="00833B6C" w:rsidRDefault="00A85AFA" w:rsidP="00D01712">
      <w:pPr>
        <w:contextualSpacing/>
        <w:rPr>
          <w:szCs w:val="28"/>
        </w:rPr>
      </w:pPr>
      <w:r>
        <w:rPr>
          <w:szCs w:val="28"/>
        </w:rPr>
        <w:t>It is also</w:t>
      </w:r>
      <w:r w:rsidR="00E757AB" w:rsidRPr="00806B6F">
        <w:rPr>
          <w:szCs w:val="28"/>
        </w:rPr>
        <w:t xml:space="preserve"> important to </w:t>
      </w:r>
      <w:r>
        <w:rPr>
          <w:szCs w:val="28"/>
        </w:rPr>
        <w:t>understan</w:t>
      </w:r>
      <w:r w:rsidR="00AC1AE0">
        <w:rPr>
          <w:szCs w:val="28"/>
        </w:rPr>
        <w:t>d</w:t>
      </w:r>
      <w:r w:rsidR="00E757AB" w:rsidRPr="00806B6F">
        <w:rPr>
          <w:szCs w:val="28"/>
        </w:rPr>
        <w:t xml:space="preserve"> that cybercriminals often use email addresses that look very similar to legitimate ones in order to trick unsuspecting individuals. These fraudulent emails may contain links or attachments that, if clicked on, could lead to malicious websites or download harmful malware onto your device. </w:t>
      </w:r>
    </w:p>
    <w:p w14:paraId="6245C946" w14:textId="77777777" w:rsidR="0059216C" w:rsidRDefault="0059216C" w:rsidP="00D01712">
      <w:pPr>
        <w:contextualSpacing/>
        <w:rPr>
          <w:szCs w:val="28"/>
        </w:rPr>
      </w:pPr>
    </w:p>
    <w:p w14:paraId="41CF3C15" w14:textId="11E6E758" w:rsidR="00A77777" w:rsidRDefault="00E757AB" w:rsidP="00D01712">
      <w:pPr>
        <w:contextualSpacing/>
        <w:rPr>
          <w:szCs w:val="28"/>
        </w:rPr>
      </w:pPr>
      <w:r w:rsidRPr="00806B6F">
        <w:rPr>
          <w:szCs w:val="28"/>
        </w:rPr>
        <w:t xml:space="preserve">Therefore, it's </w:t>
      </w:r>
      <w:r w:rsidR="00AC1AE0">
        <w:rPr>
          <w:szCs w:val="28"/>
        </w:rPr>
        <w:t xml:space="preserve">important to review sender and reply-to information in emails </w:t>
      </w:r>
      <w:r w:rsidR="00C86C09">
        <w:rPr>
          <w:szCs w:val="28"/>
        </w:rPr>
        <w:t>closely.</w:t>
      </w:r>
      <w:r w:rsidRPr="00806B6F">
        <w:rPr>
          <w:szCs w:val="28"/>
        </w:rPr>
        <w:t xml:space="preserve"> </w:t>
      </w:r>
      <w:r w:rsidR="00C86C09">
        <w:rPr>
          <w:szCs w:val="28"/>
        </w:rPr>
        <w:t xml:space="preserve">In many cases, the email may look on initial inspection to be </w:t>
      </w:r>
      <w:r w:rsidR="002C40E8">
        <w:rPr>
          <w:szCs w:val="28"/>
        </w:rPr>
        <w:t xml:space="preserve">legitimate, </w:t>
      </w:r>
      <w:r w:rsidR="002C40E8">
        <w:rPr>
          <w:szCs w:val="28"/>
        </w:rPr>
        <w:lastRenderedPageBreak/>
        <w:t>but a close inspection may indicate an additional</w:t>
      </w:r>
      <w:r w:rsidR="00AD1CDC">
        <w:rPr>
          <w:szCs w:val="28"/>
        </w:rPr>
        <w:t xml:space="preserve"> letter or missing letter in the sender’s email address.  </w:t>
      </w:r>
    </w:p>
    <w:p w14:paraId="102143EE" w14:textId="77777777" w:rsidR="0059216C" w:rsidRDefault="0059216C" w:rsidP="00D01712">
      <w:pPr>
        <w:contextualSpacing/>
        <w:rPr>
          <w:szCs w:val="28"/>
        </w:rPr>
      </w:pPr>
    </w:p>
    <w:p w14:paraId="72893240" w14:textId="2A476603" w:rsidR="00E757AB" w:rsidRPr="002C40E8" w:rsidRDefault="00A77777" w:rsidP="00D01712">
      <w:pPr>
        <w:contextualSpacing/>
        <w:rPr>
          <w:b/>
          <w:bCs/>
          <w:szCs w:val="28"/>
          <w:u w:val="single"/>
        </w:rPr>
      </w:pPr>
      <w:r>
        <w:rPr>
          <w:szCs w:val="28"/>
        </w:rPr>
        <w:t xml:space="preserve">For example, it is not hard to pass over quickly the email </w:t>
      </w:r>
      <w:r w:rsidRPr="00A77777">
        <w:rPr>
          <w:szCs w:val="28"/>
        </w:rPr>
        <w:t>dar</w:t>
      </w:r>
      <w:r>
        <w:rPr>
          <w:szCs w:val="28"/>
        </w:rPr>
        <w:t>r</w:t>
      </w:r>
      <w:r w:rsidRPr="00A77777">
        <w:rPr>
          <w:szCs w:val="28"/>
        </w:rPr>
        <w:t>enmot@yahoo.com</w:t>
      </w:r>
      <w:r>
        <w:rPr>
          <w:szCs w:val="28"/>
        </w:rPr>
        <w:t xml:space="preserve">, when my real email address is </w:t>
      </w:r>
      <w:r w:rsidRPr="00A77777">
        <w:rPr>
          <w:szCs w:val="28"/>
        </w:rPr>
        <w:t>darrenmott@yahoo.com</w:t>
      </w:r>
      <w:r>
        <w:rPr>
          <w:szCs w:val="28"/>
        </w:rPr>
        <w:t xml:space="preserve">. </w:t>
      </w:r>
      <w:r w:rsidR="004B0BD5">
        <w:rPr>
          <w:szCs w:val="28"/>
        </w:rPr>
        <w:t>(Note, neither of these is an actual email I use, so if you email me, so</w:t>
      </w:r>
      <w:r w:rsidR="00B12187">
        <w:rPr>
          <w:szCs w:val="28"/>
        </w:rPr>
        <w:t>me</w:t>
      </w:r>
      <w:r w:rsidR="004B0BD5">
        <w:rPr>
          <w:szCs w:val="28"/>
        </w:rPr>
        <w:t xml:space="preserve"> other Darren Mott is going to be </w:t>
      </w:r>
      <w:r w:rsidR="00B12187">
        <w:rPr>
          <w:szCs w:val="28"/>
        </w:rPr>
        <w:t xml:space="preserve">mighty </w:t>
      </w:r>
      <w:r w:rsidR="004B0BD5">
        <w:rPr>
          <w:szCs w:val="28"/>
        </w:rPr>
        <w:t>confused!)</w:t>
      </w:r>
    </w:p>
    <w:p w14:paraId="5F47AB4E" w14:textId="77777777" w:rsidR="0059216C" w:rsidRDefault="0059216C" w:rsidP="00D01712">
      <w:pPr>
        <w:contextualSpacing/>
        <w:rPr>
          <w:b/>
          <w:bCs/>
          <w:szCs w:val="28"/>
          <w:u w:val="single"/>
        </w:rPr>
      </w:pPr>
    </w:p>
    <w:p w14:paraId="1C147BD3" w14:textId="6737B5D5" w:rsidR="00E757AB" w:rsidRPr="00806B6F" w:rsidRDefault="00E757AB" w:rsidP="00D01712">
      <w:pPr>
        <w:contextualSpacing/>
        <w:rPr>
          <w:b/>
          <w:bCs/>
          <w:szCs w:val="28"/>
          <w:u w:val="single"/>
        </w:rPr>
      </w:pPr>
      <w:r w:rsidRPr="004E100D">
        <w:rPr>
          <w:b/>
          <w:bCs/>
          <w:szCs w:val="28"/>
          <w:u w:val="single"/>
        </w:rPr>
        <w:t>Use spam filters to help prevent phishing emails from reaching your inbo</w:t>
      </w:r>
      <w:r>
        <w:rPr>
          <w:b/>
          <w:bCs/>
          <w:szCs w:val="28"/>
          <w:u w:val="single"/>
        </w:rPr>
        <w:t>x</w:t>
      </w:r>
    </w:p>
    <w:p w14:paraId="2CB23249" w14:textId="77777777" w:rsidR="009C056A" w:rsidRDefault="009C056A" w:rsidP="00D01712">
      <w:pPr>
        <w:contextualSpacing/>
        <w:rPr>
          <w:szCs w:val="28"/>
        </w:rPr>
      </w:pPr>
    </w:p>
    <w:p w14:paraId="7E0762FC" w14:textId="52E16A27" w:rsidR="00E757AB" w:rsidRPr="00806B6F" w:rsidRDefault="00A77777" w:rsidP="00D01712">
      <w:pPr>
        <w:contextualSpacing/>
        <w:rPr>
          <w:szCs w:val="28"/>
        </w:rPr>
      </w:pPr>
      <w:r>
        <w:rPr>
          <w:szCs w:val="28"/>
        </w:rPr>
        <w:t>Now that you</w:t>
      </w:r>
      <w:r w:rsidR="00E757AB" w:rsidRPr="00806B6F">
        <w:rPr>
          <w:szCs w:val="28"/>
        </w:rPr>
        <w:t xml:space="preserve"> understand what phishing emails are and how they can harm you</w:t>
      </w:r>
      <w:r w:rsidR="003B4220">
        <w:rPr>
          <w:szCs w:val="28"/>
        </w:rPr>
        <w:t>, it is possible to reduce this threat</w:t>
      </w:r>
      <w:r w:rsidR="00E757AB" w:rsidRPr="00806B6F">
        <w:rPr>
          <w:szCs w:val="28"/>
        </w:rPr>
        <w:t xml:space="preserve"> by enabling spam filters on your email account</w:t>
      </w:r>
      <w:r w:rsidR="003B4220">
        <w:rPr>
          <w:szCs w:val="28"/>
        </w:rPr>
        <w:t>.</w:t>
      </w:r>
    </w:p>
    <w:p w14:paraId="6D4F58F5" w14:textId="77777777" w:rsidR="009C056A" w:rsidRDefault="00E757AB" w:rsidP="00D01712">
      <w:pPr>
        <w:contextualSpacing/>
        <w:rPr>
          <w:szCs w:val="28"/>
        </w:rPr>
      </w:pPr>
      <w:r w:rsidRPr="00806B6F">
        <w:rPr>
          <w:szCs w:val="28"/>
        </w:rPr>
        <w:t xml:space="preserve">Most email providers, such as Gmail, Outlook, and Yahoo, offer built-in spam filters that automatically detect and move suspicious emails to a separate spam folder. </w:t>
      </w:r>
    </w:p>
    <w:p w14:paraId="698A38EB" w14:textId="77777777" w:rsidR="009C056A" w:rsidRDefault="009C056A" w:rsidP="00D01712">
      <w:pPr>
        <w:contextualSpacing/>
        <w:rPr>
          <w:szCs w:val="28"/>
        </w:rPr>
      </w:pPr>
    </w:p>
    <w:p w14:paraId="7C6D5AC0" w14:textId="18149AFA" w:rsidR="00E757AB" w:rsidRPr="00806B6F" w:rsidRDefault="00E757AB" w:rsidP="00D01712">
      <w:pPr>
        <w:contextualSpacing/>
        <w:rPr>
          <w:szCs w:val="28"/>
        </w:rPr>
      </w:pPr>
      <w:r w:rsidRPr="00806B6F">
        <w:rPr>
          <w:szCs w:val="28"/>
        </w:rPr>
        <w:t>By enabling these filters, you can ensure that potential phishing emails are caught before they even reach your main inbox. This not only saves you the stress of having to sift through numerous spam emails, but it also adds an extra layer of protection to your personal information and accounts.</w:t>
      </w:r>
      <w:r w:rsidR="00C556DE">
        <w:rPr>
          <w:szCs w:val="28"/>
        </w:rPr>
        <w:t xml:space="preserve"> This can be as easy as simply enabling the spam filter in your email service settings panel.</w:t>
      </w:r>
    </w:p>
    <w:p w14:paraId="4FEEE2C7" w14:textId="77777777" w:rsidR="009C056A" w:rsidRDefault="009C056A" w:rsidP="00D01712">
      <w:pPr>
        <w:contextualSpacing/>
        <w:rPr>
          <w:szCs w:val="28"/>
        </w:rPr>
      </w:pPr>
    </w:p>
    <w:p w14:paraId="667722C2" w14:textId="76B66FE0" w:rsidR="00C556DE" w:rsidRDefault="00E757AB" w:rsidP="00D01712">
      <w:pPr>
        <w:contextualSpacing/>
        <w:rPr>
          <w:szCs w:val="28"/>
        </w:rPr>
      </w:pPr>
      <w:r w:rsidRPr="00806B6F">
        <w:rPr>
          <w:szCs w:val="28"/>
        </w:rPr>
        <w:t xml:space="preserve">By taking the simple step of enabling spam filters on your email account, you are proactively protecting yourself from falling victim to phishing attempts. It's empowering to know that with just a few clicks, you can significantly reduce the risk of harmful emails reaching your inbox. </w:t>
      </w:r>
      <w:r w:rsidR="00C556DE">
        <w:rPr>
          <w:szCs w:val="28"/>
        </w:rPr>
        <w:t>These are GOOD clicks!</w:t>
      </w:r>
    </w:p>
    <w:p w14:paraId="6279E1E0" w14:textId="77777777" w:rsidR="00835D9C" w:rsidRDefault="00835D9C" w:rsidP="00D01712">
      <w:pPr>
        <w:contextualSpacing/>
        <w:rPr>
          <w:szCs w:val="28"/>
        </w:rPr>
      </w:pPr>
    </w:p>
    <w:p w14:paraId="0A3F65AC" w14:textId="695AFBC7" w:rsidR="00E757AB" w:rsidRDefault="00E757AB" w:rsidP="00D01712">
      <w:pPr>
        <w:contextualSpacing/>
        <w:rPr>
          <w:szCs w:val="28"/>
        </w:rPr>
      </w:pPr>
      <w:r w:rsidRPr="00806B6F">
        <w:rPr>
          <w:szCs w:val="28"/>
        </w:rPr>
        <w:t>Furthermore, by staying informed about the dangers of phishing and taking proactive measures to protect yourself, you are setting a positive example for others to do the same. Remember, your personal information is valuable, and by using spam filters, you are actively taking steps to safeguard it.</w:t>
      </w:r>
    </w:p>
    <w:p w14:paraId="0B68EEBB" w14:textId="77777777" w:rsidR="00835D9C" w:rsidRDefault="00835D9C" w:rsidP="00D01712">
      <w:pPr>
        <w:contextualSpacing/>
        <w:rPr>
          <w:szCs w:val="28"/>
        </w:rPr>
      </w:pPr>
    </w:p>
    <w:p w14:paraId="3B67C6C8" w14:textId="78DB2D62" w:rsidR="00E857A1" w:rsidRDefault="007A67F1" w:rsidP="00D01712">
      <w:pPr>
        <w:contextualSpacing/>
        <w:rPr>
          <w:szCs w:val="28"/>
        </w:rPr>
      </w:pPr>
      <w:r>
        <w:rPr>
          <w:szCs w:val="28"/>
        </w:rPr>
        <w:t xml:space="preserve">There is a video about </w:t>
      </w:r>
      <w:r w:rsidR="00E857A1">
        <w:rPr>
          <w:szCs w:val="28"/>
        </w:rPr>
        <w:t>how to enable Spam Filters at the Get Cyber Smart YouTube channel.</w:t>
      </w:r>
    </w:p>
    <w:p w14:paraId="06C97A8A" w14:textId="77777777" w:rsidR="00835D9C" w:rsidRDefault="00835D9C" w:rsidP="00D01712">
      <w:pPr>
        <w:contextualSpacing/>
        <w:rPr>
          <w:b/>
          <w:bCs/>
        </w:rPr>
      </w:pPr>
    </w:p>
    <w:p w14:paraId="35A68EC6" w14:textId="539B4596" w:rsidR="00C55757" w:rsidRPr="00E857A1" w:rsidRDefault="001B6F5F" w:rsidP="00D01712">
      <w:pPr>
        <w:contextualSpacing/>
        <w:rPr>
          <w:b/>
          <w:bCs/>
          <w:szCs w:val="28"/>
        </w:rPr>
      </w:pPr>
      <w:r w:rsidRPr="00E857A1">
        <w:rPr>
          <w:b/>
          <w:bCs/>
        </w:rPr>
        <w:lastRenderedPageBreak/>
        <w:t>Don’t forget the attachments</w:t>
      </w:r>
    </w:p>
    <w:p w14:paraId="0506ECAC" w14:textId="77777777" w:rsidR="00835D9C" w:rsidRDefault="00835D9C" w:rsidP="00D01712">
      <w:pPr>
        <w:contextualSpacing/>
        <w:rPr>
          <w:szCs w:val="28"/>
        </w:rPr>
      </w:pPr>
    </w:p>
    <w:p w14:paraId="0055BC63" w14:textId="7A6EBAF3" w:rsidR="001B6F5F" w:rsidRDefault="001B6F5F" w:rsidP="00D01712">
      <w:pPr>
        <w:contextualSpacing/>
        <w:rPr>
          <w:szCs w:val="28"/>
        </w:rPr>
      </w:pPr>
      <w:r>
        <w:rPr>
          <w:szCs w:val="28"/>
        </w:rPr>
        <w:t>I’ve spoken a lot so far about clicking links, but what about attachments and why should you care about those also.</w:t>
      </w:r>
    </w:p>
    <w:p w14:paraId="53735184" w14:textId="77777777" w:rsidR="00835D9C" w:rsidRDefault="00835D9C" w:rsidP="00D01712">
      <w:pPr>
        <w:contextualSpacing/>
        <w:rPr>
          <w:szCs w:val="28"/>
        </w:rPr>
      </w:pPr>
    </w:p>
    <w:p w14:paraId="5C5A63AC" w14:textId="6D99D16F" w:rsidR="00F71ED1" w:rsidRDefault="00F71ED1" w:rsidP="00D01712">
      <w:pPr>
        <w:contextualSpacing/>
        <w:rPr>
          <w:szCs w:val="28"/>
        </w:rPr>
      </w:pPr>
      <w:r w:rsidRPr="00F71ED1">
        <w:rPr>
          <w:szCs w:val="28"/>
        </w:rPr>
        <w:t xml:space="preserve">First and foremost, it's important to understand that opening attachments in unsolicited emails can </w:t>
      </w:r>
      <w:r w:rsidR="00E857A1">
        <w:rPr>
          <w:szCs w:val="28"/>
        </w:rPr>
        <w:t xml:space="preserve">also </w:t>
      </w:r>
      <w:r w:rsidRPr="00F71ED1">
        <w:rPr>
          <w:szCs w:val="28"/>
        </w:rPr>
        <w:t xml:space="preserve">lead to serious security breaches. Cybercriminals are constantly coming up with new and sophisticated ways to infiltrate computers and networks, and one of the most common methods they use is through email attachments. These attachments may contain viruses, malware, or </w:t>
      </w:r>
      <w:r w:rsidR="00D862D9">
        <w:rPr>
          <w:szCs w:val="28"/>
        </w:rPr>
        <w:t xml:space="preserve">other computer code </w:t>
      </w:r>
      <w:r w:rsidRPr="00F71ED1">
        <w:rPr>
          <w:szCs w:val="28"/>
        </w:rPr>
        <w:t>that can not only compromise your personal information but also put your family, business, or organization at risk.</w:t>
      </w:r>
    </w:p>
    <w:p w14:paraId="68F228FF" w14:textId="77777777" w:rsidR="00835D9C" w:rsidRPr="00F71ED1" w:rsidRDefault="00835D9C" w:rsidP="00D01712">
      <w:pPr>
        <w:contextualSpacing/>
        <w:rPr>
          <w:szCs w:val="28"/>
        </w:rPr>
      </w:pPr>
    </w:p>
    <w:p w14:paraId="539BE706" w14:textId="3CEA6372" w:rsidR="00F71ED1" w:rsidRDefault="00F71ED1" w:rsidP="00D01712">
      <w:pPr>
        <w:contextualSpacing/>
        <w:rPr>
          <w:szCs w:val="28"/>
        </w:rPr>
      </w:pPr>
      <w:r w:rsidRPr="00F71ED1">
        <w:rPr>
          <w:szCs w:val="28"/>
        </w:rPr>
        <w:t xml:space="preserve">Furthermore, the consequences of opening malicious attachments in unsolicited emails can be extensive and damaging. From financial loss to identity theft and even system-wide data corruption, the potential risks are far-reaching. By being </w:t>
      </w:r>
      <w:r w:rsidR="003F5DB2">
        <w:rPr>
          <w:szCs w:val="28"/>
        </w:rPr>
        <w:t>Cyber Smart about attachments</w:t>
      </w:r>
      <w:r w:rsidRPr="00F71ED1">
        <w:rPr>
          <w:szCs w:val="28"/>
        </w:rPr>
        <w:t xml:space="preserve">, you can protect yourself and your loved ones from falling victim to these harmful </w:t>
      </w:r>
      <w:r w:rsidR="00C53162" w:rsidRPr="00F71ED1">
        <w:rPr>
          <w:szCs w:val="28"/>
        </w:rPr>
        <w:t>cyber-attacks</w:t>
      </w:r>
      <w:r w:rsidRPr="00F71ED1">
        <w:rPr>
          <w:szCs w:val="28"/>
        </w:rPr>
        <w:t>.</w:t>
      </w:r>
    </w:p>
    <w:p w14:paraId="1B0AE013" w14:textId="77777777" w:rsidR="00835D9C" w:rsidRPr="00F71ED1" w:rsidRDefault="00835D9C" w:rsidP="00D01712">
      <w:pPr>
        <w:contextualSpacing/>
        <w:rPr>
          <w:szCs w:val="28"/>
        </w:rPr>
      </w:pPr>
    </w:p>
    <w:p w14:paraId="15A98232" w14:textId="5680CEB1" w:rsidR="00F71ED1" w:rsidRDefault="00F71ED1" w:rsidP="00D01712">
      <w:pPr>
        <w:contextualSpacing/>
        <w:rPr>
          <w:szCs w:val="28"/>
        </w:rPr>
      </w:pPr>
      <w:r w:rsidRPr="00F71ED1">
        <w:rPr>
          <w:szCs w:val="28"/>
        </w:rPr>
        <w:t xml:space="preserve">In order to safeguard yourself, it's essential to practice safe email habits. This means being skeptical of any unsolicited emails, especially those with attachments, and taking proactive measures to verify the sender's identity and the legitimacy of the content. Additionally, investing in reputable antivirus and security software can provide an additional layer of protection against potential threats. </w:t>
      </w:r>
    </w:p>
    <w:p w14:paraId="28EDD107" w14:textId="77777777" w:rsidR="00895349" w:rsidRDefault="00895349" w:rsidP="00D01712">
      <w:pPr>
        <w:contextualSpacing/>
        <w:rPr>
          <w:szCs w:val="28"/>
        </w:rPr>
      </w:pPr>
    </w:p>
    <w:p w14:paraId="05481B38" w14:textId="3066F146" w:rsidR="003F5DB2" w:rsidRDefault="003F5DB2" w:rsidP="00D01712">
      <w:pPr>
        <w:contextualSpacing/>
        <w:rPr>
          <w:szCs w:val="28"/>
        </w:rPr>
      </w:pPr>
      <w:r>
        <w:rPr>
          <w:szCs w:val="28"/>
        </w:rPr>
        <w:t xml:space="preserve">One quick note on anti-virus and </w:t>
      </w:r>
      <w:r w:rsidR="000077FE">
        <w:rPr>
          <w:szCs w:val="28"/>
        </w:rPr>
        <w:t>security software</w:t>
      </w:r>
      <w:r w:rsidR="00FB117D">
        <w:rPr>
          <w:szCs w:val="28"/>
        </w:rPr>
        <w:t xml:space="preserve">, </w:t>
      </w:r>
      <w:r w:rsidR="00F3368A">
        <w:rPr>
          <w:szCs w:val="28"/>
        </w:rPr>
        <w:t xml:space="preserve">they can only stop </w:t>
      </w:r>
      <w:r w:rsidR="00E505EE">
        <w:rPr>
          <w:szCs w:val="28"/>
        </w:rPr>
        <w:t xml:space="preserve">viruses and malware that are KNOWN to exist. There is whole host of computer code referred to a 0days (zero-days) that only the bad guys know about (because they created them) and the cyber security community </w:t>
      </w:r>
      <w:r w:rsidR="00D7452D">
        <w:rPr>
          <w:szCs w:val="28"/>
        </w:rPr>
        <w:t xml:space="preserve">isn’t aware of their existence so </w:t>
      </w:r>
      <w:r w:rsidR="006D31C2">
        <w:rPr>
          <w:szCs w:val="28"/>
        </w:rPr>
        <w:t xml:space="preserve">no matter how great your anti-virus solution is, if it doesn’t know the </w:t>
      </w:r>
      <w:r w:rsidR="0001761F">
        <w:rPr>
          <w:szCs w:val="28"/>
        </w:rPr>
        <w:t xml:space="preserve">bad code exists, it won’t </w:t>
      </w:r>
      <w:r w:rsidR="00702674">
        <w:rPr>
          <w:szCs w:val="28"/>
        </w:rPr>
        <w:t>recognize</w:t>
      </w:r>
      <w:r w:rsidR="0001761F">
        <w:rPr>
          <w:szCs w:val="28"/>
        </w:rPr>
        <w:t xml:space="preserve"> it. </w:t>
      </w:r>
    </w:p>
    <w:p w14:paraId="2066F569" w14:textId="77777777" w:rsidR="00895349" w:rsidRDefault="00895349" w:rsidP="00D01712">
      <w:pPr>
        <w:contextualSpacing/>
        <w:rPr>
          <w:szCs w:val="28"/>
        </w:rPr>
      </w:pPr>
    </w:p>
    <w:p w14:paraId="6E6A95BF" w14:textId="580516A7" w:rsidR="00895349" w:rsidRDefault="00702674" w:rsidP="00D01712">
      <w:pPr>
        <w:contextualSpacing/>
        <w:rPr>
          <w:szCs w:val="28"/>
        </w:rPr>
      </w:pPr>
      <w:r>
        <w:rPr>
          <w:szCs w:val="28"/>
        </w:rPr>
        <w:t>To</w:t>
      </w:r>
      <w:r w:rsidR="0001761F">
        <w:rPr>
          <w:szCs w:val="28"/>
        </w:rPr>
        <w:t xml:space="preserve"> drive </w:t>
      </w:r>
      <w:r>
        <w:rPr>
          <w:szCs w:val="28"/>
        </w:rPr>
        <w:t xml:space="preserve">home </w:t>
      </w:r>
      <w:r w:rsidR="0001761F">
        <w:rPr>
          <w:szCs w:val="28"/>
        </w:rPr>
        <w:t>the importance of being Cyber Smart on email attachments, how about another story.</w:t>
      </w:r>
    </w:p>
    <w:p w14:paraId="5DEDB9A8" w14:textId="3F4BCEB8" w:rsidR="00D23A36" w:rsidRDefault="00D23A36" w:rsidP="00D01712">
      <w:pPr>
        <w:contextualSpacing/>
        <w:rPr>
          <w:rStyle w:val="SubtleEmphasis"/>
        </w:rPr>
      </w:pPr>
      <w:r w:rsidRPr="00423774">
        <w:rPr>
          <w:rStyle w:val="SubtleEmphasis"/>
        </w:rPr>
        <w:lastRenderedPageBreak/>
        <w:t>How many people opened that attachment</w:t>
      </w:r>
    </w:p>
    <w:p w14:paraId="5D67BE05" w14:textId="77777777" w:rsidR="00895349" w:rsidRPr="00423774" w:rsidRDefault="00895349" w:rsidP="00D01712">
      <w:pPr>
        <w:contextualSpacing/>
        <w:rPr>
          <w:rStyle w:val="SubtleEmphasis"/>
        </w:rPr>
      </w:pPr>
    </w:p>
    <w:p w14:paraId="66489E3B" w14:textId="5E3E0FEA" w:rsidR="00D23A36" w:rsidRDefault="00C768E9" w:rsidP="00D01712">
      <w:pPr>
        <w:contextualSpacing/>
        <w:rPr>
          <w:szCs w:val="28"/>
        </w:rPr>
      </w:pPr>
      <w:r w:rsidRPr="00CD557F">
        <w:rPr>
          <w:szCs w:val="28"/>
        </w:rPr>
        <w:t>So,</w:t>
      </w:r>
      <w:r w:rsidR="00D23A36" w:rsidRPr="00CD557F">
        <w:rPr>
          <w:szCs w:val="28"/>
        </w:rPr>
        <w:t xml:space="preserve"> there I was, at a cybersecurity conference in 2016, surrounded by experts and novices alike, and this </w:t>
      </w:r>
      <w:r w:rsidR="00D23A36" w:rsidRPr="00E30333">
        <w:rPr>
          <w:rStyle w:val="IntenseEmphasis"/>
          <w:b w:val="0"/>
          <w:bCs/>
          <w:i w:val="0"/>
          <w:iCs w:val="0"/>
        </w:rPr>
        <w:t>red</w:t>
      </w:r>
      <w:r w:rsidR="00D23A36" w:rsidRPr="00CD557F">
        <w:rPr>
          <w:szCs w:val="28"/>
        </w:rPr>
        <w:t xml:space="preserve"> team expert took the stage to share a hilariously frightening story about how easily they hacked into a supposedly secure company's network.</w:t>
      </w:r>
      <w:r w:rsidR="00D23A36">
        <w:rPr>
          <w:szCs w:val="28"/>
        </w:rPr>
        <w:t xml:space="preserve"> </w:t>
      </w:r>
      <w:r w:rsidR="00FD638C">
        <w:rPr>
          <w:szCs w:val="28"/>
        </w:rPr>
        <w:t xml:space="preserve">A red team is a group of cybersecurity experts who </w:t>
      </w:r>
      <w:r w:rsidR="00B36C30">
        <w:rPr>
          <w:szCs w:val="28"/>
        </w:rPr>
        <w:t>a like hackers, but they hack at the request of their clients to expose vulnerabilities the client can then fix before a real bad guy finds them.</w:t>
      </w:r>
    </w:p>
    <w:p w14:paraId="24D432B4" w14:textId="77777777" w:rsidR="00895349" w:rsidRDefault="00895349" w:rsidP="00D01712">
      <w:pPr>
        <w:contextualSpacing/>
        <w:rPr>
          <w:szCs w:val="28"/>
        </w:rPr>
      </w:pPr>
    </w:p>
    <w:p w14:paraId="7270D4D4" w14:textId="77777777" w:rsidR="00895349" w:rsidRDefault="00D23A36" w:rsidP="00D01712">
      <w:pPr>
        <w:contextualSpacing/>
        <w:rPr>
          <w:szCs w:val="28"/>
        </w:rPr>
      </w:pPr>
      <w:r w:rsidRPr="00CD557F">
        <w:rPr>
          <w:szCs w:val="28"/>
        </w:rPr>
        <w:t>The presenter set the stage by painting a picture of a company with 400 employees who thought their cybersecurity program was top-notch. They were in for a rude awakening. The red team's mission was to remotely penetrate their network</w:t>
      </w:r>
      <w:r>
        <w:rPr>
          <w:szCs w:val="28"/>
        </w:rPr>
        <w:t xml:space="preserve">. </w:t>
      </w:r>
      <w:r w:rsidRPr="00CD557F">
        <w:rPr>
          <w:szCs w:val="28"/>
        </w:rPr>
        <w:t>They crafted an email that was like a Trojan horse in the form of a benign spreadsheet. The subject line read, "Mandatory Cybersecurity Training Reminder," and the body of the email threatened that network access would be turned off for those who hadn't completed the training</w:t>
      </w:r>
      <w:r w:rsidR="00B36C30">
        <w:rPr>
          <w:szCs w:val="28"/>
        </w:rPr>
        <w:t xml:space="preserve"> by the end of the week</w:t>
      </w:r>
      <w:r w:rsidRPr="00CD557F">
        <w:rPr>
          <w:szCs w:val="28"/>
        </w:rPr>
        <w:t xml:space="preserve">. Clever, right? </w:t>
      </w:r>
    </w:p>
    <w:p w14:paraId="6F869F8F" w14:textId="77777777" w:rsidR="00895349" w:rsidRDefault="00895349" w:rsidP="00D01712">
      <w:pPr>
        <w:contextualSpacing/>
        <w:rPr>
          <w:szCs w:val="28"/>
        </w:rPr>
      </w:pPr>
    </w:p>
    <w:p w14:paraId="40B2B125" w14:textId="6DA1B416" w:rsidR="00895349" w:rsidRDefault="00D23A36" w:rsidP="00D01712">
      <w:pPr>
        <w:contextualSpacing/>
        <w:rPr>
          <w:szCs w:val="28"/>
        </w:rPr>
      </w:pPr>
      <w:r w:rsidRPr="00CD557F">
        <w:rPr>
          <w:szCs w:val="28"/>
        </w:rPr>
        <w:t>But it gets even better.</w:t>
      </w:r>
    </w:p>
    <w:p w14:paraId="0AEB3699" w14:textId="7BA9EB3E" w:rsidR="00D23A36" w:rsidRDefault="00D23A36" w:rsidP="00D01712">
      <w:pPr>
        <w:contextualSpacing/>
        <w:rPr>
          <w:szCs w:val="28"/>
        </w:rPr>
      </w:pPr>
      <w:r>
        <w:rPr>
          <w:szCs w:val="28"/>
        </w:rPr>
        <w:t xml:space="preserve"> </w:t>
      </w:r>
    </w:p>
    <w:p w14:paraId="7C9A340A" w14:textId="77777777" w:rsidR="00D23A36" w:rsidRDefault="00D23A36" w:rsidP="00D01712">
      <w:pPr>
        <w:contextualSpacing/>
        <w:rPr>
          <w:szCs w:val="28"/>
        </w:rPr>
      </w:pPr>
      <w:r w:rsidRPr="00CD557F">
        <w:rPr>
          <w:szCs w:val="28"/>
        </w:rPr>
        <w:t xml:space="preserve">The email was only sent to 36 employees, but when the presenter asked the audience how many people opened the attachment, their guesses were far from the mark. "10," "25," "36," they shouted. Nope, wrong! </w:t>
      </w:r>
    </w:p>
    <w:p w14:paraId="24EADA5A" w14:textId="77777777" w:rsidR="00895349" w:rsidRDefault="00895349" w:rsidP="00D01712">
      <w:pPr>
        <w:contextualSpacing/>
        <w:rPr>
          <w:szCs w:val="28"/>
        </w:rPr>
      </w:pPr>
    </w:p>
    <w:p w14:paraId="42CB6722" w14:textId="77777777" w:rsidR="00D23A36" w:rsidRDefault="00D23A36" w:rsidP="00D01712">
      <w:pPr>
        <w:contextualSpacing/>
        <w:rPr>
          <w:szCs w:val="28"/>
        </w:rPr>
      </w:pPr>
      <w:r w:rsidRPr="00CD557F">
        <w:rPr>
          <w:szCs w:val="28"/>
        </w:rPr>
        <w:t>A whopping 42 people opened the attachment because the recipients had thoughtlessly forwarded the email to their colleagues</w:t>
      </w:r>
      <w:r>
        <w:rPr>
          <w:szCs w:val="28"/>
        </w:rPr>
        <w:t>, 6 of whom ALSO opened the attachment.</w:t>
      </w:r>
    </w:p>
    <w:p w14:paraId="5F863BB1" w14:textId="77777777" w:rsidR="00895349" w:rsidRPr="00CD557F" w:rsidRDefault="00895349" w:rsidP="00D01712">
      <w:pPr>
        <w:contextualSpacing/>
        <w:rPr>
          <w:szCs w:val="28"/>
        </w:rPr>
      </w:pPr>
    </w:p>
    <w:p w14:paraId="104054CD" w14:textId="77777777" w:rsidR="00D23A36" w:rsidRPr="00423774" w:rsidRDefault="00D23A36" w:rsidP="00D01712">
      <w:pPr>
        <w:spacing w:after="0"/>
        <w:contextualSpacing/>
      </w:pPr>
      <w:r w:rsidRPr="00423774">
        <w:t>As soon as that attachment was opened, it unleashed a devious program that gave the red team full access to the company's network. They were like cyber ninjas, sneaking into every nook and cranny of the network and exposing its vulnerabilities to the company. The supposedly impenetrable fortress was breached with a few simple clicks of an email attachment.</w:t>
      </w:r>
    </w:p>
    <w:p w14:paraId="20A8F2C8" w14:textId="77777777" w:rsidR="00E30333" w:rsidRPr="00E30333" w:rsidRDefault="00E30333" w:rsidP="00D01712">
      <w:pPr>
        <w:spacing w:after="0"/>
        <w:contextualSpacing/>
      </w:pPr>
    </w:p>
    <w:p w14:paraId="2CD2B089" w14:textId="7258DD35" w:rsidR="001B6F5F" w:rsidRDefault="00D23A36" w:rsidP="00D01712">
      <w:pPr>
        <w:spacing w:after="0"/>
        <w:contextualSpacing/>
        <w:rPr>
          <w:szCs w:val="28"/>
        </w:rPr>
      </w:pPr>
      <w:r w:rsidRPr="00CD557F">
        <w:rPr>
          <w:szCs w:val="28"/>
        </w:rPr>
        <w:t>The result? Well</w:t>
      </w:r>
      <w:r w:rsidR="006025AA">
        <w:rPr>
          <w:szCs w:val="28"/>
        </w:rPr>
        <w:t xml:space="preserve"> </w:t>
      </w:r>
      <w:r w:rsidRPr="00CD557F">
        <w:rPr>
          <w:szCs w:val="28"/>
        </w:rPr>
        <w:t xml:space="preserve">needless to say the company had some serious work to do in beefing up their cybersecurity measures and educating their employees about the </w:t>
      </w:r>
      <w:r w:rsidRPr="00CD557F">
        <w:rPr>
          <w:szCs w:val="28"/>
        </w:rPr>
        <w:lastRenderedPageBreak/>
        <w:t>dangers of clicking on suspicious links or opening unsolicited email attachments.</w:t>
      </w:r>
      <w:r>
        <w:rPr>
          <w:szCs w:val="28"/>
        </w:rPr>
        <w:t xml:space="preserve"> But at the end of this </w:t>
      </w:r>
      <w:r w:rsidR="006025AA">
        <w:rPr>
          <w:szCs w:val="28"/>
        </w:rPr>
        <w:t>exercise,</w:t>
      </w:r>
      <w:r>
        <w:rPr>
          <w:szCs w:val="28"/>
        </w:rPr>
        <w:t xml:space="preserve"> they would never forget that “Someone ALWAYS clicks the link!” Or in this case, opens the attachment.</w:t>
      </w:r>
    </w:p>
    <w:p w14:paraId="078AF89B" w14:textId="77777777" w:rsidR="00E30333" w:rsidRPr="001B6F5F" w:rsidRDefault="00E30333" w:rsidP="00D01712">
      <w:pPr>
        <w:contextualSpacing/>
        <w:rPr>
          <w:szCs w:val="28"/>
        </w:rPr>
      </w:pPr>
    </w:p>
    <w:p w14:paraId="3D2C3CF2" w14:textId="0F3858BA" w:rsidR="00E757AB" w:rsidRPr="00C53162" w:rsidRDefault="00E757AB" w:rsidP="00D01712">
      <w:pPr>
        <w:contextualSpacing/>
        <w:rPr>
          <w:rStyle w:val="IntenseEmphasis"/>
          <w:i w:val="0"/>
          <w:iCs w:val="0"/>
        </w:rPr>
      </w:pPr>
      <w:r w:rsidRPr="00C53162">
        <w:rPr>
          <w:rStyle w:val="IntenseEmphasis"/>
          <w:i w:val="0"/>
          <w:iCs w:val="0"/>
        </w:rPr>
        <w:t>Report any suspected phishing emails to your IT department or email provider</w:t>
      </w:r>
    </w:p>
    <w:p w14:paraId="7CFD0AC8" w14:textId="77777777" w:rsidR="00E30333" w:rsidRPr="00E30333" w:rsidRDefault="00E30333" w:rsidP="00D01712">
      <w:pPr>
        <w:contextualSpacing/>
        <w:rPr>
          <w:rStyle w:val="IntenseEmphasis"/>
          <w:b w:val="0"/>
          <w:bCs/>
          <w:i w:val="0"/>
          <w:iCs w:val="0"/>
        </w:rPr>
      </w:pPr>
    </w:p>
    <w:p w14:paraId="652AD200" w14:textId="239EE54E" w:rsidR="00E757AB" w:rsidRPr="00806B6F" w:rsidRDefault="00E757AB" w:rsidP="00D01712">
      <w:pPr>
        <w:spacing w:after="0"/>
        <w:contextualSpacing/>
        <w:rPr>
          <w:szCs w:val="28"/>
        </w:rPr>
      </w:pPr>
      <w:r w:rsidRPr="00806B6F">
        <w:rPr>
          <w:szCs w:val="28"/>
        </w:rPr>
        <w:t xml:space="preserve">It is important to stay vigilant and proactive when it comes to cybersecurity. If you receive an email that seems suspicious or asks for personal information, do not hesitate to report it to your IT department </w:t>
      </w:r>
      <w:r w:rsidR="00C556DE">
        <w:rPr>
          <w:szCs w:val="28"/>
        </w:rPr>
        <w:t xml:space="preserve">if you receive an email at work </w:t>
      </w:r>
      <w:r w:rsidRPr="00806B6F">
        <w:rPr>
          <w:szCs w:val="28"/>
        </w:rPr>
        <w:t>or</w:t>
      </w:r>
      <w:r w:rsidR="00C556DE">
        <w:rPr>
          <w:szCs w:val="28"/>
        </w:rPr>
        <w:t xml:space="preserve"> sending the email to your </w:t>
      </w:r>
      <w:r w:rsidRPr="00806B6F">
        <w:rPr>
          <w:szCs w:val="28"/>
        </w:rPr>
        <w:t xml:space="preserve">email </w:t>
      </w:r>
      <w:r w:rsidR="00C556DE">
        <w:rPr>
          <w:szCs w:val="28"/>
        </w:rPr>
        <w:t xml:space="preserve">or ISP </w:t>
      </w:r>
      <w:r w:rsidRPr="00806B6F">
        <w:rPr>
          <w:szCs w:val="28"/>
        </w:rPr>
        <w:t xml:space="preserve">provider. By doing so, you are not only protecting yourself, but also potentially preventing others from falling victim to the same </w:t>
      </w:r>
      <w:r w:rsidR="00C556DE">
        <w:rPr>
          <w:szCs w:val="28"/>
        </w:rPr>
        <w:t>potential risk</w:t>
      </w:r>
      <w:r w:rsidRPr="00806B6F">
        <w:rPr>
          <w:szCs w:val="28"/>
        </w:rPr>
        <w:t>. Your actions could make a difference in preventing cyber threats and keeping sensitive information secure.</w:t>
      </w:r>
    </w:p>
    <w:p w14:paraId="3A8DD885" w14:textId="77777777" w:rsidR="00D01712" w:rsidRDefault="00D01712" w:rsidP="00D01712">
      <w:pPr>
        <w:spacing w:after="0"/>
        <w:contextualSpacing/>
        <w:rPr>
          <w:szCs w:val="28"/>
        </w:rPr>
      </w:pPr>
    </w:p>
    <w:p w14:paraId="36C72BC8" w14:textId="394C2E02" w:rsidR="00E757AB" w:rsidRPr="00806B6F" w:rsidRDefault="00E757AB" w:rsidP="00D01712">
      <w:pPr>
        <w:contextualSpacing/>
        <w:rPr>
          <w:szCs w:val="28"/>
        </w:rPr>
      </w:pPr>
      <w:r w:rsidRPr="00806B6F">
        <w:rPr>
          <w:szCs w:val="28"/>
        </w:rPr>
        <w:t xml:space="preserve">Remember, cybersecurity is a shared </w:t>
      </w:r>
      <w:r w:rsidR="004B0BD5" w:rsidRPr="00806B6F">
        <w:rPr>
          <w:szCs w:val="28"/>
        </w:rPr>
        <w:t>responsibility,</w:t>
      </w:r>
      <w:r w:rsidRPr="00806B6F">
        <w:rPr>
          <w:szCs w:val="28"/>
        </w:rPr>
        <w:t xml:space="preserve"> and we all play a part in keeping our digital environment safe. By reporting phishing emails, you are contributing to a safer online community. Your diligence and awareness can inspire others to stay informed and </w:t>
      </w:r>
      <w:r w:rsidR="004B0BD5" w:rsidRPr="00806B6F">
        <w:rPr>
          <w:szCs w:val="28"/>
        </w:rPr>
        <w:t>act</w:t>
      </w:r>
      <w:r w:rsidRPr="00806B6F">
        <w:rPr>
          <w:szCs w:val="28"/>
        </w:rPr>
        <w:t xml:space="preserve"> against online scams. Together, we can help create a more secure and trustworthy online environment for everyone.</w:t>
      </w:r>
    </w:p>
    <w:p w14:paraId="3C45BE4D" w14:textId="77777777" w:rsidR="00D648C6" w:rsidRDefault="00D648C6" w:rsidP="00D01712">
      <w:pPr>
        <w:contextualSpacing/>
        <w:rPr>
          <w:szCs w:val="28"/>
        </w:rPr>
      </w:pPr>
    </w:p>
    <w:p w14:paraId="3CBAD772" w14:textId="574990D2" w:rsidR="00826176" w:rsidRDefault="00826176" w:rsidP="00D01712">
      <w:pPr>
        <w:contextualSpacing/>
        <w:rPr>
          <w:szCs w:val="28"/>
        </w:rPr>
      </w:pPr>
      <w:r>
        <w:rPr>
          <w:szCs w:val="28"/>
        </w:rPr>
        <w:t xml:space="preserve">I want to share </w:t>
      </w:r>
      <w:r w:rsidR="00606E54">
        <w:rPr>
          <w:szCs w:val="28"/>
        </w:rPr>
        <w:t>another</w:t>
      </w:r>
      <w:r w:rsidR="004B0BD5">
        <w:rPr>
          <w:szCs w:val="28"/>
        </w:rPr>
        <w:t xml:space="preserve"> </w:t>
      </w:r>
      <w:r>
        <w:rPr>
          <w:szCs w:val="28"/>
        </w:rPr>
        <w:t>story, because this is probably the most important chapter of this book.</w:t>
      </w:r>
    </w:p>
    <w:p w14:paraId="622241F7" w14:textId="77777777" w:rsidR="00D648C6" w:rsidRDefault="00D648C6" w:rsidP="00D01712">
      <w:pPr>
        <w:contextualSpacing/>
        <w:rPr>
          <w:szCs w:val="28"/>
        </w:rPr>
      </w:pPr>
    </w:p>
    <w:p w14:paraId="3D258026" w14:textId="77777777" w:rsidR="00EF1852" w:rsidRDefault="00EF1852" w:rsidP="00D01712">
      <w:pPr>
        <w:contextualSpacing/>
        <w:rPr>
          <w:rStyle w:val="IntenseEmphasis"/>
        </w:rPr>
      </w:pPr>
      <w:r w:rsidRPr="00E30333">
        <w:rPr>
          <w:rStyle w:val="IntenseEmphasis"/>
        </w:rPr>
        <w:t>The Unbelievable Story of the Serial Clicker</w:t>
      </w:r>
    </w:p>
    <w:p w14:paraId="243DBCAD" w14:textId="77777777" w:rsidR="00D648C6" w:rsidRPr="00E30333" w:rsidRDefault="00D648C6" w:rsidP="00D01712">
      <w:pPr>
        <w:contextualSpacing/>
        <w:rPr>
          <w:rStyle w:val="IntenseEmphasis"/>
        </w:rPr>
      </w:pPr>
    </w:p>
    <w:p w14:paraId="6C828AE7" w14:textId="6AA555F8" w:rsidR="00BE7034" w:rsidRDefault="00016AC5" w:rsidP="00BE7034">
      <w:pPr>
        <w:contextualSpacing/>
        <w:rPr>
          <w:szCs w:val="28"/>
        </w:rPr>
      </w:pPr>
      <w:r>
        <w:rPr>
          <w:szCs w:val="28"/>
        </w:rPr>
        <w:t>T</w:t>
      </w:r>
      <w:r w:rsidR="00EF1852" w:rsidRPr="00EF1852">
        <w:rPr>
          <w:szCs w:val="28"/>
        </w:rPr>
        <w:t xml:space="preserve">here I was, standing in front of a room full of company employees, </w:t>
      </w:r>
      <w:r w:rsidR="00EF1852">
        <w:rPr>
          <w:szCs w:val="28"/>
        </w:rPr>
        <w:t>talking about all sorts of cyber threats and how this company could get Cyber Smart</w:t>
      </w:r>
      <w:r w:rsidR="004B0BD5">
        <w:rPr>
          <w:szCs w:val="28"/>
        </w:rPr>
        <w:t xml:space="preserve">. </w:t>
      </w:r>
      <w:r w:rsidR="00EF1852" w:rsidRPr="00EF1852">
        <w:rPr>
          <w:szCs w:val="28"/>
        </w:rPr>
        <w:t>As a</w:t>
      </w:r>
      <w:r w:rsidR="00826176">
        <w:rPr>
          <w:szCs w:val="28"/>
        </w:rPr>
        <w:t>n FBI</w:t>
      </w:r>
      <w:r w:rsidR="00EF1852" w:rsidRPr="00EF1852">
        <w:rPr>
          <w:szCs w:val="28"/>
        </w:rPr>
        <w:t xml:space="preserve"> </w:t>
      </w:r>
      <w:r w:rsidR="00826176">
        <w:rPr>
          <w:szCs w:val="28"/>
        </w:rPr>
        <w:t>S</w:t>
      </w:r>
      <w:r w:rsidR="00EF1852" w:rsidRPr="00EF1852">
        <w:rPr>
          <w:szCs w:val="28"/>
        </w:rPr>
        <w:t xml:space="preserve">upervisory </w:t>
      </w:r>
      <w:r w:rsidR="00826176">
        <w:rPr>
          <w:szCs w:val="28"/>
        </w:rPr>
        <w:t>S</w:t>
      </w:r>
      <w:r w:rsidR="00EF1852" w:rsidRPr="00EF1852">
        <w:rPr>
          <w:szCs w:val="28"/>
        </w:rPr>
        <w:t xml:space="preserve">pecial </w:t>
      </w:r>
      <w:r w:rsidR="00826176">
        <w:rPr>
          <w:szCs w:val="28"/>
        </w:rPr>
        <w:t>A</w:t>
      </w:r>
      <w:r w:rsidR="00EF1852" w:rsidRPr="00EF1852">
        <w:rPr>
          <w:szCs w:val="28"/>
        </w:rPr>
        <w:t>gent, it was my duty to educate people</w:t>
      </w:r>
      <w:r w:rsidR="004B0BD5">
        <w:rPr>
          <w:szCs w:val="28"/>
        </w:rPr>
        <w:t xml:space="preserve"> and businesses</w:t>
      </w:r>
      <w:r w:rsidR="00EF1852" w:rsidRPr="00EF1852">
        <w:rPr>
          <w:szCs w:val="28"/>
        </w:rPr>
        <w:t xml:space="preserve"> on the dangers of phishing and social engineering. Little did I know, I was about to hear a story that would make my jaw </w:t>
      </w:r>
      <w:r w:rsidR="00606E54" w:rsidRPr="00EF1852">
        <w:rPr>
          <w:szCs w:val="28"/>
        </w:rPr>
        <w:t>drop</w:t>
      </w:r>
      <w:r w:rsidR="00606E54">
        <w:rPr>
          <w:szCs w:val="28"/>
        </w:rPr>
        <w:t xml:space="preserve"> but</w:t>
      </w:r>
      <w:r w:rsidR="004B0BD5">
        <w:rPr>
          <w:szCs w:val="28"/>
        </w:rPr>
        <w:t xml:space="preserve"> was also not tremendously surprising</w:t>
      </w:r>
      <w:r w:rsidR="00EF1852" w:rsidRPr="00EF1852">
        <w:rPr>
          <w:szCs w:val="28"/>
        </w:rPr>
        <w:t>.</w:t>
      </w:r>
      <w:r w:rsidR="00EF1852" w:rsidRPr="00EF1852">
        <w:rPr>
          <w:szCs w:val="28"/>
        </w:rPr>
        <w:br/>
      </w:r>
      <w:r w:rsidR="00EF1852" w:rsidRPr="00EF1852">
        <w:rPr>
          <w:szCs w:val="28"/>
        </w:rPr>
        <w:br/>
        <w:t xml:space="preserve">The company had recently conducted a phishing test, and they proudly announced that only 8% of their employees had failed. "Wow, that's pretty good," I thought to myself. But then, they added a little caveat - there was one person </w:t>
      </w:r>
      <w:r w:rsidR="00EF1852" w:rsidRPr="00EF1852">
        <w:rPr>
          <w:szCs w:val="28"/>
        </w:rPr>
        <w:lastRenderedPageBreak/>
        <w:t>who had clicked on the phishing link a staggering 42 times. Yes, you read that right. 42 times!</w:t>
      </w:r>
      <w:r w:rsidR="00EF1852" w:rsidRPr="00EF1852">
        <w:rPr>
          <w:szCs w:val="28"/>
        </w:rPr>
        <w:br/>
      </w:r>
      <w:r w:rsidR="00EF1852" w:rsidRPr="00EF1852">
        <w:rPr>
          <w:szCs w:val="28"/>
        </w:rPr>
        <w:br/>
        <w:t>I couldn't believe it. I mean, I've heard of people falling for phishing scams, but 42 times in a row</w:t>
      </w:r>
      <w:r w:rsidR="00EF1852">
        <w:rPr>
          <w:szCs w:val="28"/>
        </w:rPr>
        <w:t>, on the same email</w:t>
      </w:r>
      <w:r w:rsidR="00EF1852" w:rsidRPr="00EF1852">
        <w:rPr>
          <w:szCs w:val="28"/>
        </w:rPr>
        <w:t>? That's some serious dedication to clicking on suspicious links. I couldn't decide if I was impressed or just downright baffled.</w:t>
      </w:r>
      <w:r w:rsidR="00EF1852" w:rsidRPr="00EF1852">
        <w:rPr>
          <w:szCs w:val="28"/>
        </w:rPr>
        <w:br/>
      </w:r>
      <w:r w:rsidR="00EF1852" w:rsidRPr="00EF1852">
        <w:rPr>
          <w:szCs w:val="28"/>
        </w:rPr>
        <w:br/>
        <w:t xml:space="preserve">As I finished my presentation, I couldn't help but think about that one employee who was so committed to clicking on malicious links. I </w:t>
      </w:r>
      <w:r w:rsidR="004B0BD5">
        <w:rPr>
          <w:szCs w:val="28"/>
        </w:rPr>
        <w:t>hope</w:t>
      </w:r>
      <w:r w:rsidR="00EF1852" w:rsidRPr="00EF1852">
        <w:rPr>
          <w:szCs w:val="28"/>
        </w:rPr>
        <w:t xml:space="preserve"> the company had learned a valuable lesson that day. Despite their low overall failure rate, all it takes is one person to cause a major security breach. </w:t>
      </w:r>
    </w:p>
    <w:p w14:paraId="4E10F268" w14:textId="77777777" w:rsidR="00BE7034" w:rsidRDefault="00BE7034" w:rsidP="00BE7034">
      <w:pPr>
        <w:contextualSpacing/>
        <w:rPr>
          <w:szCs w:val="28"/>
        </w:rPr>
      </w:pPr>
    </w:p>
    <w:p w14:paraId="5563941E" w14:textId="77777777" w:rsidR="00BE7034" w:rsidRDefault="00AC3FBD" w:rsidP="00BE7034">
      <w:pPr>
        <w:contextualSpacing/>
        <w:rPr>
          <w:rStyle w:val="Heading2Char"/>
        </w:rPr>
      </w:pPr>
      <w:r w:rsidRPr="004E0F7B">
        <w:rPr>
          <w:rStyle w:val="Heading2Char"/>
        </w:rPr>
        <w:t xml:space="preserve">Additional </w:t>
      </w:r>
      <w:r>
        <w:rPr>
          <w:rStyle w:val="Heading2Char"/>
        </w:rPr>
        <w:t xml:space="preserve">Tools and </w:t>
      </w:r>
      <w:r w:rsidRPr="004E0F7B">
        <w:rPr>
          <w:rStyle w:val="Heading2Char"/>
        </w:rPr>
        <w:t>Resources</w:t>
      </w:r>
    </w:p>
    <w:p w14:paraId="65371BB0" w14:textId="77777777" w:rsidR="00BE7034" w:rsidRDefault="00BE7034" w:rsidP="00BE7034">
      <w:pPr>
        <w:contextualSpacing/>
        <w:rPr>
          <w:rStyle w:val="Heading2Char"/>
        </w:rPr>
      </w:pPr>
    </w:p>
    <w:p w14:paraId="72C9EE59" w14:textId="77777777" w:rsidR="00641F55" w:rsidRDefault="00AC3FBD" w:rsidP="00641F55">
      <w:pPr>
        <w:contextualSpacing/>
        <w:rPr>
          <w:szCs w:val="28"/>
        </w:rPr>
      </w:pPr>
      <w:r w:rsidRPr="00CF7776">
        <w:rPr>
          <w:szCs w:val="28"/>
        </w:rPr>
        <w:t xml:space="preserve">Here's a list of tools and resources </w:t>
      </w:r>
      <w:r w:rsidR="00BE7034">
        <w:rPr>
          <w:szCs w:val="28"/>
        </w:rPr>
        <w:t>to reduce the risk you</w:t>
      </w:r>
      <w:r w:rsidR="004A06CA">
        <w:rPr>
          <w:szCs w:val="28"/>
        </w:rPr>
        <w:t xml:space="preserve">, your family, or your business colleagues </w:t>
      </w:r>
      <w:r w:rsidR="00FD3CA2">
        <w:rPr>
          <w:szCs w:val="28"/>
        </w:rPr>
        <w:t>will click a link or open a</w:t>
      </w:r>
      <w:r w:rsidR="004A06CA">
        <w:rPr>
          <w:szCs w:val="28"/>
        </w:rPr>
        <w:t>n</w:t>
      </w:r>
      <w:r w:rsidR="00FD3CA2">
        <w:rPr>
          <w:szCs w:val="28"/>
        </w:rPr>
        <w:t xml:space="preserve"> attachment</w:t>
      </w:r>
      <w:r w:rsidR="004A06CA">
        <w:rPr>
          <w:szCs w:val="28"/>
        </w:rPr>
        <w:t>, putting your digital networks in jeopardy</w:t>
      </w:r>
      <w:r>
        <w:rPr>
          <w:szCs w:val="28"/>
        </w:rPr>
        <w:t xml:space="preserve">. </w:t>
      </w:r>
    </w:p>
    <w:p w14:paraId="20B05870" w14:textId="77777777" w:rsidR="00641F55" w:rsidRDefault="00641F55" w:rsidP="00641F55">
      <w:pPr>
        <w:contextualSpacing/>
        <w:rPr>
          <w:szCs w:val="28"/>
        </w:rPr>
      </w:pPr>
    </w:p>
    <w:p w14:paraId="0B96CEFB" w14:textId="47C9B84E" w:rsidR="000D4688" w:rsidRPr="00641F55" w:rsidRDefault="00641F55" w:rsidP="00641F55">
      <w:pPr>
        <w:contextualSpacing/>
        <w:rPr>
          <w:szCs w:val="28"/>
        </w:rPr>
      </w:pPr>
      <w:r>
        <w:rPr>
          <w:i/>
          <w:iCs/>
          <w:szCs w:val="28"/>
        </w:rPr>
        <w:t>As</w:t>
      </w:r>
      <w:r w:rsidR="000D4688" w:rsidRPr="00915A2F">
        <w:rPr>
          <w:i/>
          <w:iCs/>
          <w:szCs w:val="28"/>
        </w:rPr>
        <w:t xml:space="preserve"> with all tools recommended in the book, part of being Cyber Smart is doing your own due diligence on any tools you may be considering </w:t>
      </w:r>
      <w:r w:rsidR="000D4688">
        <w:rPr>
          <w:i/>
          <w:iCs/>
          <w:szCs w:val="28"/>
        </w:rPr>
        <w:t>to assist</w:t>
      </w:r>
      <w:r w:rsidR="000D4688" w:rsidRPr="00915A2F">
        <w:rPr>
          <w:i/>
          <w:iCs/>
          <w:szCs w:val="28"/>
        </w:rPr>
        <w:t xml:space="preserve"> you on your cyber safety journey. These are simply suggestions on where to start. What works for me, may not work for you.</w:t>
      </w:r>
    </w:p>
    <w:p w14:paraId="3968FBF6" w14:textId="77777777" w:rsidR="000D4688" w:rsidRPr="000D4688" w:rsidRDefault="000D4688" w:rsidP="00D01712">
      <w:pPr>
        <w:contextualSpacing/>
        <w:rPr>
          <w:b/>
          <w:bCs/>
        </w:rPr>
      </w:pPr>
    </w:p>
    <w:p w14:paraId="163D2C46" w14:textId="0EAADAB2" w:rsidR="00806B6F" w:rsidRPr="000D4688" w:rsidRDefault="00806B6F" w:rsidP="00D01712">
      <w:pPr>
        <w:contextualSpacing/>
        <w:rPr>
          <w:b/>
          <w:bCs/>
          <w:i/>
          <w:iCs/>
          <w:szCs w:val="28"/>
        </w:rPr>
      </w:pPr>
      <w:r w:rsidRPr="000D4688">
        <w:rPr>
          <w:b/>
          <w:bCs/>
          <w:i/>
          <w:iCs/>
          <w:szCs w:val="28"/>
        </w:rPr>
        <w:t>Email Filtering Solutions</w:t>
      </w:r>
    </w:p>
    <w:p w14:paraId="78EBF1DE" w14:textId="77777777" w:rsidR="004A06CA" w:rsidRDefault="00806B6F" w:rsidP="00D01712">
      <w:pPr>
        <w:contextualSpacing/>
        <w:rPr>
          <w:szCs w:val="28"/>
        </w:rPr>
      </w:pPr>
      <w:r w:rsidRPr="00806B6F">
        <w:rPr>
          <w:szCs w:val="28"/>
        </w:rPr>
        <w:t xml:space="preserve">  </w:t>
      </w:r>
    </w:p>
    <w:p w14:paraId="359706AD" w14:textId="4DD56026" w:rsidR="004A06CA" w:rsidRDefault="00806B6F" w:rsidP="00D01712">
      <w:pPr>
        <w:pStyle w:val="ListParagraph"/>
        <w:numPr>
          <w:ilvl w:val="0"/>
          <w:numId w:val="36"/>
        </w:numPr>
        <w:rPr>
          <w:szCs w:val="28"/>
        </w:rPr>
      </w:pPr>
      <w:r w:rsidRPr="00635935">
        <w:rPr>
          <w:szCs w:val="28"/>
        </w:rPr>
        <w:t>Microsoft Defender for Office 365: Provides advanced threat protection, including scanning attachments and links for malware and phishing.</w:t>
      </w:r>
      <w:r w:rsidR="008601D7" w:rsidRPr="00635935">
        <w:rPr>
          <w:szCs w:val="28"/>
        </w:rPr>
        <w:t xml:space="preserve"> (For both personal and professional use)</w:t>
      </w:r>
    </w:p>
    <w:p w14:paraId="73ECC1A1" w14:textId="77777777" w:rsidR="00635935" w:rsidRPr="00635935" w:rsidRDefault="00635935" w:rsidP="00635935">
      <w:pPr>
        <w:pStyle w:val="ListParagraph"/>
        <w:rPr>
          <w:szCs w:val="28"/>
        </w:rPr>
      </w:pPr>
    </w:p>
    <w:p w14:paraId="202CBD3B" w14:textId="145C56D2" w:rsidR="004A06CA" w:rsidRDefault="00806B6F" w:rsidP="00D01712">
      <w:pPr>
        <w:pStyle w:val="ListParagraph"/>
        <w:numPr>
          <w:ilvl w:val="0"/>
          <w:numId w:val="36"/>
        </w:numPr>
        <w:rPr>
          <w:szCs w:val="28"/>
        </w:rPr>
      </w:pPr>
      <w:r w:rsidRPr="00635935">
        <w:rPr>
          <w:szCs w:val="28"/>
        </w:rPr>
        <w:t>Cisco Email Security: Offers email filtering, anti-phishing, and attachment analysis to block malicious emails.</w:t>
      </w:r>
      <w:r w:rsidR="008601D7" w:rsidRPr="00635935">
        <w:rPr>
          <w:szCs w:val="28"/>
        </w:rPr>
        <w:t xml:space="preserve"> (For business use)</w:t>
      </w:r>
    </w:p>
    <w:p w14:paraId="590B8797" w14:textId="77777777" w:rsidR="00635935" w:rsidRPr="00635935" w:rsidRDefault="00635935" w:rsidP="00635935">
      <w:pPr>
        <w:pStyle w:val="ListParagraph"/>
        <w:rPr>
          <w:szCs w:val="28"/>
        </w:rPr>
      </w:pPr>
    </w:p>
    <w:p w14:paraId="1AE5778F" w14:textId="0471E361" w:rsidR="00806B6F" w:rsidRPr="00635935" w:rsidRDefault="00806B6F" w:rsidP="00635935">
      <w:pPr>
        <w:pStyle w:val="ListParagraph"/>
        <w:numPr>
          <w:ilvl w:val="0"/>
          <w:numId w:val="36"/>
        </w:numPr>
        <w:rPr>
          <w:szCs w:val="28"/>
        </w:rPr>
      </w:pPr>
      <w:r w:rsidRPr="00635935">
        <w:rPr>
          <w:szCs w:val="28"/>
        </w:rPr>
        <w:t>Proofpoint Email Protection: Protects against email threats, including malicious attachments and links.</w:t>
      </w:r>
      <w:r w:rsidR="008601D7" w:rsidRPr="00635935">
        <w:rPr>
          <w:szCs w:val="28"/>
        </w:rPr>
        <w:t xml:space="preserve"> (For business use)</w:t>
      </w:r>
    </w:p>
    <w:p w14:paraId="4850CCFF" w14:textId="77777777" w:rsidR="00472115" w:rsidRDefault="00472115" w:rsidP="00D01712">
      <w:pPr>
        <w:contextualSpacing/>
        <w:rPr>
          <w:szCs w:val="28"/>
        </w:rPr>
      </w:pPr>
    </w:p>
    <w:p w14:paraId="57465514" w14:textId="7D5B7C3E" w:rsidR="00806B6F" w:rsidRPr="0027110C" w:rsidRDefault="00806B6F" w:rsidP="00D01712">
      <w:pPr>
        <w:contextualSpacing/>
        <w:rPr>
          <w:b/>
          <w:bCs/>
          <w:i/>
          <w:iCs/>
          <w:szCs w:val="28"/>
        </w:rPr>
      </w:pPr>
      <w:r w:rsidRPr="0027110C">
        <w:rPr>
          <w:b/>
          <w:bCs/>
          <w:i/>
          <w:iCs/>
          <w:szCs w:val="28"/>
        </w:rPr>
        <w:t>Antivirus S</w:t>
      </w:r>
      <w:r w:rsidR="00472115" w:rsidRPr="0027110C">
        <w:rPr>
          <w:b/>
          <w:bCs/>
          <w:i/>
          <w:iCs/>
          <w:szCs w:val="28"/>
        </w:rPr>
        <w:t>olutions</w:t>
      </w:r>
    </w:p>
    <w:p w14:paraId="524EE854" w14:textId="77777777" w:rsidR="00472115" w:rsidRDefault="00472115" w:rsidP="00D01712">
      <w:pPr>
        <w:contextualSpacing/>
        <w:rPr>
          <w:szCs w:val="28"/>
        </w:rPr>
      </w:pPr>
    </w:p>
    <w:p w14:paraId="404E9571" w14:textId="72FAD56F" w:rsidR="00472115" w:rsidRDefault="00472115" w:rsidP="00D01712">
      <w:pPr>
        <w:pStyle w:val="ListParagraph"/>
        <w:numPr>
          <w:ilvl w:val="0"/>
          <w:numId w:val="37"/>
        </w:numPr>
        <w:rPr>
          <w:szCs w:val="28"/>
        </w:rPr>
      </w:pPr>
      <w:r w:rsidRPr="00635935">
        <w:rPr>
          <w:szCs w:val="28"/>
        </w:rPr>
        <w:t xml:space="preserve">PCMatic: </w:t>
      </w:r>
      <w:r w:rsidR="00F658B7" w:rsidRPr="00635935">
        <w:rPr>
          <w:szCs w:val="28"/>
        </w:rPr>
        <w:t>Offers a cybersecurity software that offers antivirus protection, system optimization, and maintenance tools to enhance computer performance and security.</w:t>
      </w:r>
      <w:r w:rsidR="003D6198" w:rsidRPr="00635935">
        <w:rPr>
          <w:szCs w:val="28"/>
        </w:rPr>
        <w:t xml:space="preserve"> </w:t>
      </w:r>
    </w:p>
    <w:p w14:paraId="3804332E" w14:textId="77777777" w:rsidR="00635935" w:rsidRPr="00635935" w:rsidRDefault="00635935" w:rsidP="00635935">
      <w:pPr>
        <w:pStyle w:val="ListParagraph"/>
        <w:rPr>
          <w:szCs w:val="28"/>
        </w:rPr>
      </w:pPr>
    </w:p>
    <w:p w14:paraId="0C92CAF2" w14:textId="3AA45AD1" w:rsidR="00472115" w:rsidRDefault="00806B6F" w:rsidP="00D01712">
      <w:pPr>
        <w:pStyle w:val="ListParagraph"/>
        <w:numPr>
          <w:ilvl w:val="0"/>
          <w:numId w:val="37"/>
        </w:numPr>
        <w:rPr>
          <w:szCs w:val="28"/>
        </w:rPr>
      </w:pPr>
      <w:r w:rsidRPr="00635935">
        <w:rPr>
          <w:szCs w:val="28"/>
        </w:rPr>
        <w:t>Norton: Offers real-time protection against malware and scans email attachments for threats.</w:t>
      </w:r>
      <w:r w:rsidR="008601D7" w:rsidRPr="00635935">
        <w:rPr>
          <w:szCs w:val="28"/>
        </w:rPr>
        <w:t xml:space="preserve"> </w:t>
      </w:r>
    </w:p>
    <w:p w14:paraId="0C8542E0" w14:textId="77777777" w:rsidR="00635935" w:rsidRPr="00635935" w:rsidRDefault="00635935" w:rsidP="00635935">
      <w:pPr>
        <w:pStyle w:val="ListParagraph"/>
        <w:rPr>
          <w:szCs w:val="28"/>
        </w:rPr>
      </w:pPr>
    </w:p>
    <w:p w14:paraId="2AD6CEE4" w14:textId="40E0A30B" w:rsidR="00806B6F" w:rsidRPr="00635935" w:rsidRDefault="00806B6F" w:rsidP="00635935">
      <w:pPr>
        <w:pStyle w:val="ListParagraph"/>
        <w:numPr>
          <w:ilvl w:val="0"/>
          <w:numId w:val="37"/>
        </w:numPr>
        <w:rPr>
          <w:szCs w:val="28"/>
        </w:rPr>
      </w:pPr>
      <w:r w:rsidRPr="00635935">
        <w:rPr>
          <w:szCs w:val="28"/>
        </w:rPr>
        <w:t>McAfee: Provides email scanning and malware protection for both individual users and businesses.</w:t>
      </w:r>
      <w:r w:rsidR="008601D7" w:rsidRPr="00635935">
        <w:rPr>
          <w:szCs w:val="28"/>
        </w:rPr>
        <w:t xml:space="preserve"> </w:t>
      </w:r>
    </w:p>
    <w:p w14:paraId="71FC9FF9" w14:textId="77777777" w:rsidR="003D6198" w:rsidRDefault="003D6198" w:rsidP="00D01712">
      <w:pPr>
        <w:contextualSpacing/>
        <w:rPr>
          <w:szCs w:val="28"/>
        </w:rPr>
      </w:pPr>
    </w:p>
    <w:p w14:paraId="105B1CBB" w14:textId="04DBB198" w:rsidR="00806B6F" w:rsidRPr="0027110C" w:rsidRDefault="00806B6F" w:rsidP="00D01712">
      <w:pPr>
        <w:contextualSpacing/>
        <w:rPr>
          <w:b/>
          <w:bCs/>
          <w:szCs w:val="28"/>
        </w:rPr>
      </w:pPr>
      <w:r w:rsidRPr="0027110C">
        <w:rPr>
          <w:b/>
          <w:bCs/>
          <w:i/>
          <w:iCs/>
          <w:szCs w:val="28"/>
        </w:rPr>
        <w:t>Phishing Protection Services</w:t>
      </w:r>
    </w:p>
    <w:p w14:paraId="4CBC248D" w14:textId="77777777" w:rsidR="003D6198" w:rsidRPr="00806B6F" w:rsidRDefault="003D6198" w:rsidP="00D01712">
      <w:pPr>
        <w:contextualSpacing/>
        <w:rPr>
          <w:szCs w:val="28"/>
        </w:rPr>
      </w:pPr>
    </w:p>
    <w:p w14:paraId="36347335" w14:textId="3FD64677" w:rsidR="00B23BC8" w:rsidRDefault="00806B6F" w:rsidP="00D01712">
      <w:pPr>
        <w:pStyle w:val="ListParagraph"/>
        <w:numPr>
          <w:ilvl w:val="0"/>
          <w:numId w:val="38"/>
        </w:numPr>
        <w:rPr>
          <w:szCs w:val="28"/>
        </w:rPr>
      </w:pPr>
      <w:r w:rsidRPr="00635935">
        <w:rPr>
          <w:szCs w:val="28"/>
        </w:rPr>
        <w:t>PhishMe (now Cofense): Specializes in anti-phishing solutions, including email analysis and employee training.</w:t>
      </w:r>
      <w:r w:rsidR="00F5078B" w:rsidRPr="00635935">
        <w:rPr>
          <w:szCs w:val="28"/>
        </w:rPr>
        <w:t xml:space="preserve"> </w:t>
      </w:r>
    </w:p>
    <w:p w14:paraId="0D5C55C0" w14:textId="77777777" w:rsidR="00635935" w:rsidRPr="00635935" w:rsidRDefault="00635935" w:rsidP="00635935">
      <w:pPr>
        <w:pStyle w:val="ListParagraph"/>
        <w:rPr>
          <w:szCs w:val="28"/>
        </w:rPr>
      </w:pPr>
    </w:p>
    <w:p w14:paraId="05394BCF" w14:textId="7AB2BCAC" w:rsidR="00806B6F" w:rsidRPr="00635935" w:rsidRDefault="00806B6F" w:rsidP="00635935">
      <w:pPr>
        <w:pStyle w:val="ListParagraph"/>
        <w:numPr>
          <w:ilvl w:val="0"/>
          <w:numId w:val="38"/>
        </w:numPr>
        <w:rPr>
          <w:szCs w:val="28"/>
        </w:rPr>
      </w:pPr>
      <w:r w:rsidRPr="00635935">
        <w:rPr>
          <w:szCs w:val="28"/>
        </w:rPr>
        <w:t>KnowBe4: Offers a platform for security awareness training and simulated phishing tests.</w:t>
      </w:r>
      <w:r w:rsidR="00F5078B" w:rsidRPr="00635935">
        <w:rPr>
          <w:szCs w:val="28"/>
        </w:rPr>
        <w:t xml:space="preserve"> </w:t>
      </w:r>
    </w:p>
    <w:p w14:paraId="74AFBDEA" w14:textId="77777777" w:rsidR="00B23BC8" w:rsidRDefault="00B23BC8" w:rsidP="00D01712">
      <w:pPr>
        <w:contextualSpacing/>
        <w:rPr>
          <w:szCs w:val="28"/>
        </w:rPr>
      </w:pPr>
    </w:p>
    <w:p w14:paraId="53D5CC75" w14:textId="00F7BAEC" w:rsidR="00806B6F" w:rsidRPr="0027110C" w:rsidRDefault="00806B6F" w:rsidP="00D01712">
      <w:pPr>
        <w:contextualSpacing/>
        <w:rPr>
          <w:b/>
          <w:bCs/>
          <w:szCs w:val="28"/>
        </w:rPr>
      </w:pPr>
      <w:r w:rsidRPr="0027110C">
        <w:rPr>
          <w:b/>
          <w:bCs/>
          <w:i/>
          <w:iCs/>
          <w:szCs w:val="28"/>
        </w:rPr>
        <w:t>Email Clients with Built-in Security</w:t>
      </w:r>
    </w:p>
    <w:p w14:paraId="0A4BC726" w14:textId="77777777" w:rsidR="00DA4DD7" w:rsidRDefault="00DA4DD7" w:rsidP="00D01712">
      <w:pPr>
        <w:contextualSpacing/>
        <w:rPr>
          <w:szCs w:val="28"/>
        </w:rPr>
      </w:pPr>
    </w:p>
    <w:p w14:paraId="2D223DBC" w14:textId="620BE3B1" w:rsidR="00DA4DD7" w:rsidRDefault="00806B6F" w:rsidP="00D01712">
      <w:pPr>
        <w:pStyle w:val="ListParagraph"/>
        <w:numPr>
          <w:ilvl w:val="0"/>
          <w:numId w:val="39"/>
        </w:numPr>
        <w:rPr>
          <w:szCs w:val="28"/>
        </w:rPr>
      </w:pPr>
      <w:r w:rsidRPr="00635935">
        <w:rPr>
          <w:szCs w:val="28"/>
        </w:rPr>
        <w:t>Microsoft Outlook: Includes features like attachment scanning and link blocking.</w:t>
      </w:r>
    </w:p>
    <w:p w14:paraId="6FCE6EC6" w14:textId="77777777" w:rsidR="00635935" w:rsidRPr="00635935" w:rsidRDefault="00635935" w:rsidP="00635935">
      <w:pPr>
        <w:pStyle w:val="ListParagraph"/>
        <w:rPr>
          <w:szCs w:val="28"/>
        </w:rPr>
      </w:pPr>
    </w:p>
    <w:p w14:paraId="0E798E81" w14:textId="46A067BA" w:rsidR="00806B6F" w:rsidRPr="00635935" w:rsidRDefault="00806B6F" w:rsidP="00635935">
      <w:pPr>
        <w:pStyle w:val="ListParagraph"/>
        <w:numPr>
          <w:ilvl w:val="0"/>
          <w:numId w:val="39"/>
        </w:numPr>
        <w:rPr>
          <w:szCs w:val="28"/>
        </w:rPr>
      </w:pPr>
      <w:r w:rsidRPr="00635935">
        <w:rPr>
          <w:szCs w:val="28"/>
        </w:rPr>
        <w:t>Google Workspace: Offers Gmail's built-in security features, such as spam filtering and link warnings.</w:t>
      </w:r>
    </w:p>
    <w:p w14:paraId="3E59764F" w14:textId="77777777" w:rsidR="00DA4DD7" w:rsidRDefault="00DA4DD7" w:rsidP="00D01712">
      <w:pPr>
        <w:contextualSpacing/>
        <w:rPr>
          <w:szCs w:val="28"/>
        </w:rPr>
      </w:pPr>
    </w:p>
    <w:p w14:paraId="685CAE26" w14:textId="007E08E4" w:rsidR="00806B6F" w:rsidRPr="0027110C" w:rsidRDefault="00806B6F" w:rsidP="00D01712">
      <w:pPr>
        <w:contextualSpacing/>
        <w:rPr>
          <w:b/>
          <w:bCs/>
          <w:i/>
          <w:iCs/>
          <w:szCs w:val="28"/>
        </w:rPr>
      </w:pPr>
      <w:r w:rsidRPr="0027110C">
        <w:rPr>
          <w:b/>
          <w:bCs/>
          <w:i/>
          <w:iCs/>
          <w:szCs w:val="28"/>
        </w:rPr>
        <w:t>Browser Extensions</w:t>
      </w:r>
    </w:p>
    <w:p w14:paraId="543AAF2D" w14:textId="4BC36631" w:rsidR="00DA4DD7" w:rsidRDefault="00806B6F" w:rsidP="00D01712">
      <w:pPr>
        <w:contextualSpacing/>
        <w:rPr>
          <w:szCs w:val="28"/>
        </w:rPr>
      </w:pPr>
      <w:r w:rsidRPr="00806B6F">
        <w:rPr>
          <w:szCs w:val="28"/>
        </w:rPr>
        <w:t xml:space="preserve"> </w:t>
      </w:r>
    </w:p>
    <w:p w14:paraId="4A8E3BD6" w14:textId="41D0EDE0" w:rsidR="00DA4DD7" w:rsidRDefault="00806B6F" w:rsidP="00D01712">
      <w:pPr>
        <w:pStyle w:val="ListParagraph"/>
        <w:numPr>
          <w:ilvl w:val="0"/>
          <w:numId w:val="40"/>
        </w:numPr>
        <w:rPr>
          <w:szCs w:val="28"/>
        </w:rPr>
      </w:pPr>
      <w:r w:rsidRPr="00635935">
        <w:rPr>
          <w:szCs w:val="28"/>
        </w:rPr>
        <w:lastRenderedPageBreak/>
        <w:t>Web of Trust (WOT): Provides real-time website reputation ratings and warns against malicious sites.</w:t>
      </w:r>
    </w:p>
    <w:p w14:paraId="1EA31A79" w14:textId="77777777" w:rsidR="00635935" w:rsidRPr="00635935" w:rsidRDefault="00635935" w:rsidP="00635935">
      <w:pPr>
        <w:pStyle w:val="ListParagraph"/>
        <w:rPr>
          <w:szCs w:val="28"/>
        </w:rPr>
      </w:pPr>
    </w:p>
    <w:p w14:paraId="7DAA3FD3" w14:textId="77777777" w:rsidR="00DA4DD7" w:rsidRPr="00635935" w:rsidRDefault="00806B6F" w:rsidP="00635935">
      <w:pPr>
        <w:pStyle w:val="ListParagraph"/>
        <w:numPr>
          <w:ilvl w:val="0"/>
          <w:numId w:val="40"/>
        </w:numPr>
        <w:rPr>
          <w:szCs w:val="28"/>
        </w:rPr>
      </w:pPr>
      <w:r w:rsidRPr="00635935">
        <w:rPr>
          <w:szCs w:val="28"/>
        </w:rPr>
        <w:t>uBlock Origin: A browser extension that can block malicious ads and scripts.</w:t>
      </w:r>
    </w:p>
    <w:p w14:paraId="5EE9B086" w14:textId="77777777" w:rsidR="00DA4DD7" w:rsidRDefault="00DA4DD7" w:rsidP="00DA4DD7">
      <w:pPr>
        <w:contextualSpacing/>
        <w:rPr>
          <w:szCs w:val="28"/>
        </w:rPr>
      </w:pPr>
    </w:p>
    <w:p w14:paraId="61CD94CE" w14:textId="25D7B28E" w:rsidR="00806B6F" w:rsidRPr="0027110C" w:rsidRDefault="00531B10" w:rsidP="00DA4DD7">
      <w:pPr>
        <w:contextualSpacing/>
        <w:rPr>
          <w:rStyle w:val="IntenseEmphasis"/>
          <w:bCs/>
          <w:color w:val="auto"/>
          <w:szCs w:val="28"/>
        </w:rPr>
      </w:pPr>
      <w:r w:rsidRPr="0027110C">
        <w:rPr>
          <w:rStyle w:val="IntenseEmphasis"/>
          <w:bCs/>
        </w:rPr>
        <w:t xml:space="preserve">Educational </w:t>
      </w:r>
      <w:r w:rsidR="00806B6F" w:rsidRPr="0027110C">
        <w:rPr>
          <w:rStyle w:val="IntenseEmphasis"/>
          <w:bCs/>
        </w:rPr>
        <w:t>Resources for Learning and Implementing Email Security</w:t>
      </w:r>
    </w:p>
    <w:p w14:paraId="2FB99DD3" w14:textId="77777777" w:rsidR="00411A40" w:rsidRDefault="00411A40" w:rsidP="00D01712">
      <w:pPr>
        <w:contextualSpacing/>
        <w:rPr>
          <w:rStyle w:val="IntenseEmphasis"/>
          <w:bCs/>
        </w:rPr>
      </w:pPr>
    </w:p>
    <w:p w14:paraId="74124359" w14:textId="059DC852" w:rsidR="00DA4DD7" w:rsidRDefault="00806B6F" w:rsidP="00D01712">
      <w:pPr>
        <w:pStyle w:val="ListParagraph"/>
        <w:numPr>
          <w:ilvl w:val="0"/>
          <w:numId w:val="41"/>
        </w:numPr>
        <w:rPr>
          <w:szCs w:val="28"/>
        </w:rPr>
      </w:pPr>
      <w:r w:rsidRPr="00635935">
        <w:rPr>
          <w:szCs w:val="28"/>
        </w:rPr>
        <w:t>Cybersecurity Training and Courses: Enroll in courses that cover email security, phishing awareness, and safe email practices.</w:t>
      </w:r>
    </w:p>
    <w:p w14:paraId="452EFFCA" w14:textId="77777777" w:rsidR="00635935" w:rsidRPr="00635935" w:rsidRDefault="00635935" w:rsidP="00635935">
      <w:pPr>
        <w:pStyle w:val="ListParagraph"/>
        <w:rPr>
          <w:szCs w:val="28"/>
        </w:rPr>
      </w:pPr>
    </w:p>
    <w:p w14:paraId="31126333" w14:textId="5633E163" w:rsidR="0027110C" w:rsidRDefault="00806B6F" w:rsidP="00D01712">
      <w:pPr>
        <w:pStyle w:val="ListParagraph"/>
        <w:numPr>
          <w:ilvl w:val="0"/>
          <w:numId w:val="41"/>
        </w:numPr>
        <w:rPr>
          <w:szCs w:val="28"/>
        </w:rPr>
      </w:pPr>
      <w:r w:rsidRPr="00635935">
        <w:rPr>
          <w:szCs w:val="28"/>
        </w:rPr>
        <w:t>Email Security Blogs and News: Stay informed about the latest email security threats and best practices through cybersecurity blogs and news websites.</w:t>
      </w:r>
    </w:p>
    <w:p w14:paraId="6E90A407" w14:textId="77777777" w:rsidR="00635935" w:rsidRPr="00635935" w:rsidRDefault="00635935" w:rsidP="00635935">
      <w:pPr>
        <w:pStyle w:val="ListParagraph"/>
        <w:rPr>
          <w:szCs w:val="28"/>
        </w:rPr>
      </w:pPr>
    </w:p>
    <w:p w14:paraId="1270D46A" w14:textId="225E7EF1" w:rsidR="0027110C" w:rsidRDefault="00806B6F" w:rsidP="00D01712">
      <w:pPr>
        <w:pStyle w:val="ListParagraph"/>
        <w:numPr>
          <w:ilvl w:val="0"/>
          <w:numId w:val="41"/>
        </w:numPr>
        <w:rPr>
          <w:szCs w:val="28"/>
        </w:rPr>
      </w:pPr>
      <w:r w:rsidRPr="00635935">
        <w:rPr>
          <w:szCs w:val="28"/>
        </w:rPr>
        <w:t>Email Security Guidelines: Consult guidelines and recommendations from organizations like the Cybersecurity and Infrastructure Security Agency (CISA) and the Anti-Phishing Working Group (APWG).</w:t>
      </w:r>
    </w:p>
    <w:p w14:paraId="7C90B301" w14:textId="77777777" w:rsidR="00635935" w:rsidRPr="00635935" w:rsidRDefault="00635935" w:rsidP="00635935">
      <w:pPr>
        <w:pStyle w:val="ListParagraph"/>
        <w:rPr>
          <w:szCs w:val="28"/>
        </w:rPr>
      </w:pPr>
    </w:p>
    <w:p w14:paraId="4FE8707D" w14:textId="3566494C" w:rsidR="0027110C" w:rsidRDefault="00806B6F" w:rsidP="00D01712">
      <w:pPr>
        <w:pStyle w:val="ListParagraph"/>
        <w:numPr>
          <w:ilvl w:val="0"/>
          <w:numId w:val="41"/>
        </w:numPr>
        <w:rPr>
          <w:szCs w:val="28"/>
        </w:rPr>
      </w:pPr>
      <w:r w:rsidRPr="00635935">
        <w:rPr>
          <w:szCs w:val="28"/>
        </w:rPr>
        <w:t>Vendor Documentation: Explore user guides and documentation provided by your chosen email security solution for setup and configuration.</w:t>
      </w:r>
    </w:p>
    <w:p w14:paraId="7453E5C4" w14:textId="77777777" w:rsidR="00635935" w:rsidRPr="00635935" w:rsidRDefault="00635935" w:rsidP="00635935">
      <w:pPr>
        <w:pStyle w:val="ListParagraph"/>
        <w:rPr>
          <w:szCs w:val="28"/>
        </w:rPr>
      </w:pPr>
    </w:p>
    <w:p w14:paraId="560E4FD5" w14:textId="4E6D29C7" w:rsidR="00806B6F" w:rsidRPr="00635935" w:rsidRDefault="00806B6F" w:rsidP="00635935">
      <w:pPr>
        <w:pStyle w:val="ListParagraph"/>
        <w:numPr>
          <w:ilvl w:val="0"/>
          <w:numId w:val="41"/>
        </w:numPr>
        <w:rPr>
          <w:szCs w:val="28"/>
        </w:rPr>
      </w:pPr>
      <w:r w:rsidRPr="00635935">
        <w:rPr>
          <w:szCs w:val="28"/>
        </w:rPr>
        <w:t xml:space="preserve">Webinars and Workshops: Attend </w:t>
      </w:r>
      <w:r w:rsidR="0073547F" w:rsidRPr="00635935">
        <w:rPr>
          <w:szCs w:val="28"/>
        </w:rPr>
        <w:t xml:space="preserve">free </w:t>
      </w:r>
      <w:r w:rsidRPr="00635935">
        <w:rPr>
          <w:szCs w:val="28"/>
        </w:rPr>
        <w:t>webinars and workshops hosted by cybersecurity experts to learn about email security strategies and tools.</w:t>
      </w:r>
    </w:p>
    <w:p w14:paraId="3EC2A937" w14:textId="77777777" w:rsidR="0027110C" w:rsidRDefault="0027110C" w:rsidP="00D01712">
      <w:pPr>
        <w:contextualSpacing/>
        <w:rPr>
          <w:szCs w:val="28"/>
        </w:rPr>
      </w:pPr>
    </w:p>
    <w:p w14:paraId="72284D74" w14:textId="663F3EF2" w:rsidR="0027110C" w:rsidRDefault="00806B6F" w:rsidP="00D01712">
      <w:pPr>
        <w:pStyle w:val="ListParagraph"/>
        <w:numPr>
          <w:ilvl w:val="0"/>
          <w:numId w:val="41"/>
        </w:numPr>
        <w:rPr>
          <w:szCs w:val="28"/>
        </w:rPr>
      </w:pPr>
      <w:r w:rsidRPr="00635935">
        <w:rPr>
          <w:szCs w:val="28"/>
        </w:rPr>
        <w:t>Phishing Awareness Programs: Implement phishing awareness programs within organizations to educate employees about email security risks.</w:t>
      </w:r>
    </w:p>
    <w:p w14:paraId="0132CF7D" w14:textId="77777777" w:rsidR="00635935" w:rsidRPr="00635935" w:rsidRDefault="00635935" w:rsidP="00635935">
      <w:pPr>
        <w:pStyle w:val="ListParagraph"/>
        <w:rPr>
          <w:szCs w:val="28"/>
        </w:rPr>
      </w:pPr>
    </w:p>
    <w:p w14:paraId="3650F86B" w14:textId="33D7491D" w:rsidR="00806B6F" w:rsidRPr="00635935" w:rsidRDefault="00806B6F" w:rsidP="00635935">
      <w:pPr>
        <w:pStyle w:val="ListParagraph"/>
        <w:numPr>
          <w:ilvl w:val="0"/>
          <w:numId w:val="41"/>
        </w:numPr>
        <w:rPr>
          <w:szCs w:val="28"/>
        </w:rPr>
      </w:pPr>
      <w:r w:rsidRPr="00635935">
        <w:rPr>
          <w:szCs w:val="28"/>
        </w:rPr>
        <w:t>Security Forums: Join online security forums to discuss email security challenges, share insights, and seek advice from experts.</w:t>
      </w:r>
    </w:p>
    <w:p w14:paraId="7CDBDAC5" w14:textId="77777777" w:rsidR="0001761F" w:rsidRPr="009C2E39" w:rsidRDefault="0001761F" w:rsidP="00D01712">
      <w:pPr>
        <w:pStyle w:val="Heading2"/>
        <w:contextualSpacing/>
        <w:rPr>
          <w:rStyle w:val="SubtleEmphasis"/>
          <w:b/>
          <w:bCs/>
          <w:i w:val="0"/>
          <w:iCs w:val="0"/>
        </w:rPr>
      </w:pPr>
      <w:r w:rsidRPr="009C2E39">
        <w:rPr>
          <w:rStyle w:val="IntenseEmphasis"/>
          <w:b/>
          <w:bCs/>
          <w:i w:val="0"/>
          <w:iCs w:val="0"/>
        </w:rPr>
        <w:t>Chapter Summary</w:t>
      </w:r>
    </w:p>
    <w:p w14:paraId="1964BB4B" w14:textId="77777777" w:rsidR="0001761F" w:rsidRDefault="0001761F" w:rsidP="00D01712">
      <w:pPr>
        <w:pStyle w:val="NoSpacing"/>
        <w:spacing w:line="259" w:lineRule="auto"/>
        <w:ind w:left="720"/>
        <w:contextualSpacing/>
        <w:rPr>
          <w:sz w:val="28"/>
          <w:szCs w:val="28"/>
        </w:rPr>
      </w:pPr>
    </w:p>
    <w:p w14:paraId="4871EC29" w14:textId="7A99300D" w:rsidR="0001761F" w:rsidRPr="009A774D" w:rsidRDefault="0001761F" w:rsidP="00D01712">
      <w:pPr>
        <w:pStyle w:val="NoSpacing"/>
        <w:numPr>
          <w:ilvl w:val="0"/>
          <w:numId w:val="4"/>
        </w:numPr>
        <w:spacing w:line="259" w:lineRule="auto"/>
        <w:contextualSpacing/>
        <w:rPr>
          <w:sz w:val="28"/>
          <w:szCs w:val="28"/>
        </w:rPr>
      </w:pPr>
      <w:r w:rsidRPr="009A774D">
        <w:rPr>
          <w:sz w:val="28"/>
          <w:szCs w:val="28"/>
        </w:rPr>
        <w:lastRenderedPageBreak/>
        <w:t>Be cautious of phishing attempts and avoid clicking links in suspicious emails</w:t>
      </w:r>
      <w:r w:rsidR="006E12CD">
        <w:rPr>
          <w:sz w:val="28"/>
          <w:szCs w:val="28"/>
        </w:rPr>
        <w:t>.</w:t>
      </w:r>
    </w:p>
    <w:p w14:paraId="557DB869" w14:textId="61D554B0" w:rsidR="0001761F" w:rsidRPr="009A774D" w:rsidRDefault="0001761F" w:rsidP="00D01712">
      <w:pPr>
        <w:pStyle w:val="NoSpacing"/>
        <w:numPr>
          <w:ilvl w:val="0"/>
          <w:numId w:val="4"/>
        </w:numPr>
        <w:spacing w:line="259" w:lineRule="auto"/>
        <w:contextualSpacing/>
        <w:rPr>
          <w:sz w:val="28"/>
          <w:szCs w:val="28"/>
        </w:rPr>
      </w:pPr>
      <w:r w:rsidRPr="009A774D">
        <w:rPr>
          <w:sz w:val="28"/>
          <w:szCs w:val="28"/>
        </w:rPr>
        <w:t>Verify the sender's email address before clicking on any links or attachments</w:t>
      </w:r>
      <w:r w:rsidR="006E12CD">
        <w:rPr>
          <w:sz w:val="28"/>
          <w:szCs w:val="28"/>
        </w:rPr>
        <w:t>.</w:t>
      </w:r>
    </w:p>
    <w:p w14:paraId="531873FA" w14:textId="501EC86A" w:rsidR="0001761F" w:rsidRPr="009A774D" w:rsidRDefault="0001761F" w:rsidP="00D01712">
      <w:pPr>
        <w:pStyle w:val="NoSpacing"/>
        <w:numPr>
          <w:ilvl w:val="0"/>
          <w:numId w:val="4"/>
        </w:numPr>
        <w:spacing w:line="259" w:lineRule="auto"/>
        <w:contextualSpacing/>
        <w:rPr>
          <w:sz w:val="28"/>
          <w:szCs w:val="28"/>
        </w:rPr>
      </w:pPr>
      <w:r w:rsidRPr="009A774D">
        <w:rPr>
          <w:sz w:val="28"/>
          <w:szCs w:val="28"/>
        </w:rPr>
        <w:t>Do not provide personal or sensitive information through email</w:t>
      </w:r>
      <w:r w:rsidR="006E12CD">
        <w:rPr>
          <w:sz w:val="28"/>
          <w:szCs w:val="28"/>
        </w:rPr>
        <w:t>.</w:t>
      </w:r>
    </w:p>
    <w:p w14:paraId="6C2623DF" w14:textId="47FB7A9A" w:rsidR="0001761F" w:rsidRPr="009A774D" w:rsidRDefault="0001761F" w:rsidP="00D01712">
      <w:pPr>
        <w:pStyle w:val="NoSpacing"/>
        <w:numPr>
          <w:ilvl w:val="0"/>
          <w:numId w:val="4"/>
        </w:numPr>
        <w:spacing w:line="259" w:lineRule="auto"/>
        <w:contextualSpacing/>
        <w:rPr>
          <w:sz w:val="28"/>
          <w:szCs w:val="28"/>
        </w:rPr>
      </w:pPr>
      <w:r w:rsidRPr="009A774D">
        <w:rPr>
          <w:sz w:val="28"/>
          <w:szCs w:val="28"/>
        </w:rPr>
        <w:t>Avoid clicking on suspicious links or downloading attachments from unknown sources</w:t>
      </w:r>
      <w:r w:rsidR="006E12CD">
        <w:rPr>
          <w:sz w:val="28"/>
          <w:szCs w:val="28"/>
        </w:rPr>
        <w:t>.</w:t>
      </w:r>
    </w:p>
    <w:p w14:paraId="0E3B0AFD" w14:textId="159B3599" w:rsidR="0001761F" w:rsidRPr="009A774D" w:rsidRDefault="0001761F" w:rsidP="00D01712">
      <w:pPr>
        <w:pStyle w:val="NoSpacing"/>
        <w:numPr>
          <w:ilvl w:val="0"/>
          <w:numId w:val="4"/>
        </w:numPr>
        <w:spacing w:line="259" w:lineRule="auto"/>
        <w:contextualSpacing/>
        <w:rPr>
          <w:sz w:val="28"/>
          <w:szCs w:val="28"/>
        </w:rPr>
      </w:pPr>
      <w:r w:rsidRPr="009A774D">
        <w:rPr>
          <w:sz w:val="28"/>
          <w:szCs w:val="28"/>
        </w:rPr>
        <w:t>Use spam filters and report any suspected phishing emails to your IT department or email provider</w:t>
      </w:r>
      <w:r w:rsidR="006E12CD">
        <w:rPr>
          <w:sz w:val="28"/>
          <w:szCs w:val="28"/>
        </w:rPr>
        <w:t>.</w:t>
      </w:r>
    </w:p>
    <w:p w14:paraId="46E64DDF" w14:textId="77777777" w:rsidR="009C2E39" w:rsidRDefault="009C2E39" w:rsidP="00D01712">
      <w:pPr>
        <w:pStyle w:val="Heading2"/>
        <w:contextualSpacing/>
        <w:rPr>
          <w:rStyle w:val="IntenseEmphasis"/>
          <w:b/>
          <w:bCs/>
          <w:i w:val="0"/>
          <w:iCs w:val="0"/>
        </w:rPr>
      </w:pPr>
    </w:p>
    <w:p w14:paraId="13BAA0C8" w14:textId="45ED97D3" w:rsidR="006863A4" w:rsidRPr="009C2E39" w:rsidRDefault="00CD557F" w:rsidP="00D01712">
      <w:pPr>
        <w:pStyle w:val="Heading2"/>
        <w:contextualSpacing/>
        <w:rPr>
          <w:rStyle w:val="IntenseEmphasis"/>
          <w:b/>
          <w:bCs/>
          <w:i w:val="0"/>
          <w:iCs w:val="0"/>
        </w:rPr>
      </w:pPr>
      <w:r w:rsidRPr="009C2E39">
        <w:rPr>
          <w:rStyle w:val="IntenseEmphasis"/>
          <w:b/>
          <w:bCs/>
          <w:i w:val="0"/>
          <w:iCs w:val="0"/>
        </w:rPr>
        <w:t>Frequently Asked Questions</w:t>
      </w:r>
    </w:p>
    <w:p w14:paraId="3740E84C" w14:textId="77777777" w:rsidR="00DD000F" w:rsidRDefault="00DD000F" w:rsidP="00D01712">
      <w:pPr>
        <w:pStyle w:val="NoSpacing"/>
        <w:spacing w:line="259" w:lineRule="auto"/>
        <w:contextualSpacing/>
        <w:rPr>
          <w:sz w:val="28"/>
          <w:szCs w:val="28"/>
        </w:rPr>
      </w:pPr>
    </w:p>
    <w:p w14:paraId="582D0B71" w14:textId="77777777" w:rsidR="001631E5" w:rsidRPr="001631E5" w:rsidRDefault="00CD557F" w:rsidP="00D01712">
      <w:pPr>
        <w:pStyle w:val="NoSpacing"/>
        <w:spacing w:line="259" w:lineRule="auto"/>
        <w:contextualSpacing/>
        <w:rPr>
          <w:rStyle w:val="Emphasis"/>
        </w:rPr>
      </w:pPr>
      <w:r w:rsidRPr="001631E5">
        <w:rPr>
          <w:rStyle w:val="Emphasis"/>
        </w:rPr>
        <w:t>Question: What are some common tactics used by cybercriminals in phishing attempts?</w:t>
      </w:r>
    </w:p>
    <w:p w14:paraId="41A424FC" w14:textId="77777777" w:rsidR="001631E5" w:rsidRDefault="00CD557F" w:rsidP="00D01712">
      <w:pPr>
        <w:pStyle w:val="NoSpacing"/>
        <w:spacing w:line="259" w:lineRule="auto"/>
        <w:contextualSpacing/>
        <w:rPr>
          <w:rStyle w:val="Emphasis"/>
        </w:rPr>
      </w:pPr>
      <w:r w:rsidRPr="009A774D">
        <w:rPr>
          <w:sz w:val="28"/>
          <w:szCs w:val="28"/>
        </w:rPr>
        <w:br/>
        <w:t>Answer: Common tactics used by cybercriminals in phishing attempts include creating urgent or enticing emails that ask for sensitive information, using email addresses similar to legitimate ones, and disguising malicious links or attachments as something harmless.</w:t>
      </w:r>
      <w:r w:rsidRPr="009A774D">
        <w:rPr>
          <w:sz w:val="28"/>
          <w:szCs w:val="28"/>
        </w:rPr>
        <w:br/>
      </w:r>
      <w:r w:rsidRPr="009A774D">
        <w:rPr>
          <w:sz w:val="28"/>
          <w:szCs w:val="28"/>
        </w:rPr>
        <w:br/>
      </w:r>
      <w:r w:rsidRPr="001631E5">
        <w:rPr>
          <w:rStyle w:val="Emphasis"/>
        </w:rPr>
        <w:t>Question: Why is it important to verify the sender's email address before clicking on links or attachments?</w:t>
      </w:r>
    </w:p>
    <w:p w14:paraId="22BB4128" w14:textId="77777777" w:rsidR="001631E5" w:rsidRDefault="00CD557F" w:rsidP="00D01712">
      <w:pPr>
        <w:pStyle w:val="NoSpacing"/>
        <w:spacing w:line="259" w:lineRule="auto"/>
        <w:contextualSpacing/>
        <w:rPr>
          <w:rStyle w:val="Emphasis"/>
        </w:rPr>
      </w:pPr>
      <w:r w:rsidRPr="001631E5">
        <w:rPr>
          <w:rStyle w:val="Emphasis"/>
        </w:rPr>
        <w:br/>
      </w:r>
      <w:r w:rsidRPr="009A774D">
        <w:rPr>
          <w:sz w:val="28"/>
          <w:szCs w:val="28"/>
        </w:rPr>
        <w:t>Answer: It is important to verify the sender's email address before clicking on links or attachments to ensure that the email is coming from a legitimate source and not a cybercriminal trying to deceive you.</w:t>
      </w:r>
      <w:r w:rsidRPr="009A774D">
        <w:rPr>
          <w:sz w:val="28"/>
          <w:szCs w:val="28"/>
        </w:rPr>
        <w:br/>
      </w:r>
      <w:r w:rsidRPr="009A774D">
        <w:rPr>
          <w:sz w:val="28"/>
          <w:szCs w:val="28"/>
        </w:rPr>
        <w:br/>
      </w:r>
      <w:r w:rsidRPr="001631E5">
        <w:rPr>
          <w:rStyle w:val="Emphasis"/>
        </w:rPr>
        <w:t>Question: How can spam filters help in preventing phishing emails from reaching your inbox?</w:t>
      </w:r>
    </w:p>
    <w:p w14:paraId="6A4595AD" w14:textId="77777777" w:rsidR="001631E5" w:rsidRDefault="00CD557F" w:rsidP="00D01712">
      <w:pPr>
        <w:pStyle w:val="NoSpacing"/>
        <w:spacing w:line="259" w:lineRule="auto"/>
        <w:contextualSpacing/>
        <w:rPr>
          <w:rStyle w:val="Emphasis"/>
        </w:rPr>
      </w:pPr>
      <w:r w:rsidRPr="001631E5">
        <w:rPr>
          <w:rStyle w:val="Emphasis"/>
        </w:rPr>
        <w:br/>
      </w:r>
      <w:r w:rsidRPr="009A774D">
        <w:rPr>
          <w:sz w:val="28"/>
          <w:szCs w:val="28"/>
        </w:rPr>
        <w:t>Answer: Spam filters can help in preventing phishing emails from reaching your inbox by automatically filtering out suspicious emails, including phishing attempts, and reducing the risk of you falling victim to scams.</w:t>
      </w:r>
      <w:r w:rsidRPr="009A774D">
        <w:rPr>
          <w:sz w:val="28"/>
          <w:szCs w:val="28"/>
        </w:rPr>
        <w:br/>
      </w:r>
      <w:r w:rsidRPr="009A774D">
        <w:rPr>
          <w:sz w:val="28"/>
          <w:szCs w:val="28"/>
        </w:rPr>
        <w:br/>
      </w:r>
      <w:r w:rsidRPr="001631E5">
        <w:rPr>
          <w:rStyle w:val="Emphasis"/>
        </w:rPr>
        <w:lastRenderedPageBreak/>
        <w:t>Question: What should you do if you receive an email asking for personal or sensitive information?</w:t>
      </w:r>
    </w:p>
    <w:p w14:paraId="33BFD56E" w14:textId="77777777" w:rsidR="001631E5" w:rsidRPr="001631E5" w:rsidRDefault="00CD557F" w:rsidP="00D01712">
      <w:pPr>
        <w:pStyle w:val="NoSpacing"/>
        <w:spacing w:line="259" w:lineRule="auto"/>
        <w:contextualSpacing/>
        <w:rPr>
          <w:rStyle w:val="Emphasis"/>
        </w:rPr>
      </w:pPr>
      <w:r w:rsidRPr="001631E5">
        <w:rPr>
          <w:rStyle w:val="Emphasis"/>
        </w:rPr>
        <w:br/>
      </w:r>
      <w:r w:rsidRPr="009A774D">
        <w:rPr>
          <w:sz w:val="28"/>
          <w:szCs w:val="28"/>
        </w:rPr>
        <w:t>Answer: If you receive an email asking for personal or sensitive information, it is best to be cautious and treat it as a potential phishing attempt. Do not provide any sensitive information and verify the legitimacy of the email before taking any action.</w:t>
      </w:r>
      <w:r w:rsidRPr="009A774D">
        <w:rPr>
          <w:sz w:val="28"/>
          <w:szCs w:val="28"/>
        </w:rPr>
        <w:br/>
      </w:r>
      <w:r w:rsidRPr="009A774D">
        <w:rPr>
          <w:sz w:val="28"/>
          <w:szCs w:val="28"/>
        </w:rPr>
        <w:br/>
      </w:r>
      <w:r w:rsidRPr="001631E5">
        <w:rPr>
          <w:rStyle w:val="Emphasis"/>
        </w:rPr>
        <w:t>Question: How can individuals avoid falling victim to phishing attempts when using email and navigating websites?</w:t>
      </w:r>
    </w:p>
    <w:p w14:paraId="1430C2F9" w14:textId="32E26EC2" w:rsidR="00CD557F" w:rsidRDefault="00CD557F" w:rsidP="00D01712">
      <w:pPr>
        <w:pStyle w:val="NoSpacing"/>
        <w:spacing w:line="259" w:lineRule="auto"/>
        <w:contextualSpacing/>
      </w:pPr>
      <w:r w:rsidRPr="009A774D">
        <w:rPr>
          <w:sz w:val="28"/>
          <w:szCs w:val="28"/>
        </w:rPr>
        <w:br/>
        <w:t>Answer: Individuals can avoid falling victim to phishing attempts when using email and navigating websites by following the provided guidelines, being cautious, utilizing tools and resources, and staying informed and aware of potential cyber threats.</w:t>
      </w:r>
    </w:p>
    <w:p w14:paraId="300A488C" w14:textId="77777777" w:rsidR="00B00077" w:rsidRPr="00B00077" w:rsidRDefault="00B00077" w:rsidP="00D01712">
      <w:pPr>
        <w:contextualSpacing/>
      </w:pPr>
    </w:p>
    <w:p w14:paraId="41156DB3" w14:textId="6E1E456A" w:rsidR="005833BC" w:rsidRDefault="005833BC" w:rsidP="00D01712">
      <w:pPr>
        <w:contextualSpacing/>
      </w:pPr>
      <w:r>
        <w:br w:type="page"/>
      </w:r>
    </w:p>
    <w:p w14:paraId="0629D2D7" w14:textId="3AF70A0A" w:rsidR="005833BC" w:rsidRPr="00DB6F40" w:rsidRDefault="005833BC" w:rsidP="00D01712">
      <w:pPr>
        <w:pStyle w:val="Heading1"/>
        <w:rPr>
          <w:b w:val="0"/>
          <w:bCs/>
        </w:rPr>
      </w:pPr>
      <w:bookmarkStart w:id="11" w:name="_Toc157348468"/>
      <w:r w:rsidRPr="00DB6F40">
        <w:rPr>
          <w:bCs/>
        </w:rPr>
        <w:lastRenderedPageBreak/>
        <w:t>Social Media Smarts: Navigating the Online Jungle Safely</w:t>
      </w:r>
      <w:bookmarkEnd w:id="11"/>
    </w:p>
    <w:p w14:paraId="0D8A27B9" w14:textId="77777777" w:rsidR="005833BC" w:rsidRPr="009A774D" w:rsidRDefault="005833BC" w:rsidP="00D01712">
      <w:pPr>
        <w:pStyle w:val="NoSpacing"/>
        <w:spacing w:line="259" w:lineRule="auto"/>
        <w:contextualSpacing/>
        <w:rPr>
          <w:sz w:val="28"/>
          <w:szCs w:val="28"/>
        </w:rPr>
      </w:pPr>
    </w:p>
    <w:p w14:paraId="6C2EF2EA" w14:textId="241C0A46" w:rsidR="001631E5" w:rsidRPr="00531710" w:rsidRDefault="005833BC" w:rsidP="00D01712">
      <w:pPr>
        <w:pStyle w:val="Heading2"/>
        <w:contextualSpacing/>
        <w:rPr>
          <w:rStyle w:val="Emphasis"/>
          <w:i w:val="0"/>
          <w:iCs w:val="0"/>
        </w:rPr>
      </w:pPr>
      <w:r w:rsidRPr="00531710">
        <w:rPr>
          <w:rStyle w:val="Emphasis"/>
          <w:i w:val="0"/>
          <w:iCs w:val="0"/>
        </w:rPr>
        <w:t>This chapter will help you</w:t>
      </w:r>
    </w:p>
    <w:p w14:paraId="4E262F46" w14:textId="77777777" w:rsidR="00531710" w:rsidRDefault="005833BC" w:rsidP="00D01712">
      <w:pPr>
        <w:pStyle w:val="NoSpacing"/>
        <w:numPr>
          <w:ilvl w:val="0"/>
          <w:numId w:val="19"/>
        </w:numPr>
        <w:spacing w:before="100" w:beforeAutospacing="1" w:after="100" w:afterAutospacing="1" w:line="259" w:lineRule="auto"/>
        <w:contextualSpacing/>
        <w:rPr>
          <w:sz w:val="28"/>
          <w:szCs w:val="28"/>
        </w:rPr>
      </w:pPr>
      <w:r w:rsidRPr="009A774D">
        <w:rPr>
          <w:sz w:val="28"/>
          <w:szCs w:val="28"/>
        </w:rPr>
        <w:t>Understand the importance of reviewing and adjusting your privacy settings on social media platforms to control who has access to your personal information.</w:t>
      </w:r>
    </w:p>
    <w:p w14:paraId="0D03EA5F" w14:textId="77777777" w:rsidR="00531710" w:rsidRDefault="005833BC" w:rsidP="00D01712">
      <w:pPr>
        <w:pStyle w:val="NoSpacing"/>
        <w:numPr>
          <w:ilvl w:val="0"/>
          <w:numId w:val="19"/>
        </w:numPr>
        <w:spacing w:before="100" w:beforeAutospacing="1" w:after="100" w:afterAutospacing="1" w:line="259" w:lineRule="auto"/>
        <w:contextualSpacing/>
        <w:rPr>
          <w:sz w:val="28"/>
          <w:szCs w:val="28"/>
        </w:rPr>
      </w:pPr>
      <w:r w:rsidRPr="009A774D">
        <w:rPr>
          <w:sz w:val="28"/>
          <w:szCs w:val="28"/>
        </w:rPr>
        <w:t>Be cautious about accepting friend or connection requests from unknown individuals, and instead, only connect with people you know and trust in real life.</w:t>
      </w:r>
    </w:p>
    <w:p w14:paraId="6DB1E0BF" w14:textId="77777777" w:rsidR="00531710" w:rsidRDefault="005833BC" w:rsidP="00D01712">
      <w:pPr>
        <w:pStyle w:val="NoSpacing"/>
        <w:numPr>
          <w:ilvl w:val="0"/>
          <w:numId w:val="19"/>
        </w:numPr>
        <w:spacing w:before="100" w:beforeAutospacing="1" w:after="100" w:afterAutospacing="1" w:line="259" w:lineRule="auto"/>
        <w:contextualSpacing/>
        <w:rPr>
          <w:sz w:val="28"/>
          <w:szCs w:val="28"/>
        </w:rPr>
      </w:pPr>
      <w:r w:rsidRPr="009A774D">
        <w:rPr>
          <w:sz w:val="28"/>
          <w:szCs w:val="28"/>
        </w:rPr>
        <w:t>Think critically before posting personal information or sharing location details online to avoid potential risks associated with sharing your whereabouts.</w:t>
      </w:r>
    </w:p>
    <w:p w14:paraId="4BDA3227" w14:textId="77777777" w:rsidR="00531710" w:rsidRDefault="005833BC" w:rsidP="00D01712">
      <w:pPr>
        <w:pStyle w:val="NoSpacing"/>
        <w:numPr>
          <w:ilvl w:val="0"/>
          <w:numId w:val="19"/>
        </w:numPr>
        <w:spacing w:before="100" w:beforeAutospacing="1" w:after="100" w:afterAutospacing="1" w:line="259" w:lineRule="auto"/>
        <w:contextualSpacing/>
        <w:rPr>
          <w:sz w:val="28"/>
          <w:szCs w:val="28"/>
        </w:rPr>
      </w:pPr>
      <w:r w:rsidRPr="009A774D">
        <w:rPr>
          <w:sz w:val="28"/>
          <w:szCs w:val="28"/>
        </w:rPr>
        <w:t>Avoid sharing too much personal or sensitive information online to prevent cybercriminals from using it for malicious activities.</w:t>
      </w:r>
    </w:p>
    <w:p w14:paraId="08229EBB" w14:textId="34D0DDD0" w:rsidR="005833BC" w:rsidRPr="009A774D" w:rsidRDefault="005833BC" w:rsidP="00D01712">
      <w:pPr>
        <w:pStyle w:val="NoSpacing"/>
        <w:numPr>
          <w:ilvl w:val="0"/>
          <w:numId w:val="19"/>
        </w:numPr>
        <w:spacing w:before="100" w:beforeAutospacing="1" w:after="100" w:afterAutospacing="1" w:line="259" w:lineRule="auto"/>
        <w:contextualSpacing/>
        <w:rPr>
          <w:sz w:val="28"/>
          <w:szCs w:val="28"/>
        </w:rPr>
      </w:pPr>
      <w:r w:rsidRPr="009A774D">
        <w:rPr>
          <w:sz w:val="28"/>
          <w:szCs w:val="28"/>
        </w:rPr>
        <w:t>Establish clear rules and guidelines for your children's use of social media to ensure their safety online and educate them about the importance of privacy and security on social media.</w:t>
      </w:r>
    </w:p>
    <w:p w14:paraId="5765B9FF" w14:textId="4C0181A6" w:rsidR="005833BC" w:rsidRPr="00BC5AB5" w:rsidRDefault="005833BC" w:rsidP="00D01712">
      <w:pPr>
        <w:pStyle w:val="Heading2"/>
        <w:contextualSpacing/>
      </w:pPr>
      <w:r w:rsidRPr="00BC5AB5">
        <w:t xml:space="preserve">The Dark Side of Social Media </w:t>
      </w:r>
    </w:p>
    <w:p w14:paraId="749D5D13" w14:textId="77777777" w:rsidR="005833BC" w:rsidRPr="009A774D" w:rsidRDefault="005833BC" w:rsidP="00D01712">
      <w:pPr>
        <w:pStyle w:val="NoSpacing"/>
        <w:spacing w:line="259" w:lineRule="auto"/>
        <w:contextualSpacing/>
        <w:rPr>
          <w:sz w:val="28"/>
          <w:szCs w:val="28"/>
        </w:rPr>
      </w:pPr>
    </w:p>
    <w:p w14:paraId="1EA9DB52" w14:textId="77777777" w:rsidR="00F237B0" w:rsidRDefault="005833BC" w:rsidP="00D01712">
      <w:pPr>
        <w:pStyle w:val="NoSpacing"/>
        <w:spacing w:line="259" w:lineRule="auto"/>
        <w:contextualSpacing/>
        <w:rPr>
          <w:sz w:val="28"/>
          <w:szCs w:val="28"/>
        </w:rPr>
      </w:pPr>
      <w:r w:rsidRPr="00F532F2">
        <w:rPr>
          <w:sz w:val="28"/>
          <w:szCs w:val="28"/>
        </w:rPr>
        <w:t xml:space="preserve">The 15-year-old boy, </w:t>
      </w:r>
      <w:r>
        <w:rPr>
          <w:sz w:val="28"/>
          <w:szCs w:val="28"/>
        </w:rPr>
        <w:t xml:space="preserve">let’s call him Alex, </w:t>
      </w:r>
      <w:r w:rsidRPr="00F532F2">
        <w:rPr>
          <w:sz w:val="28"/>
          <w:szCs w:val="28"/>
        </w:rPr>
        <w:t xml:space="preserve">was a typical teenager who loved spending time on social media, chatting with friends, and exploring his interests in online gaming and </w:t>
      </w:r>
      <w:r>
        <w:rPr>
          <w:sz w:val="28"/>
          <w:szCs w:val="28"/>
        </w:rPr>
        <w:t xml:space="preserve">Japanese </w:t>
      </w:r>
      <w:r w:rsidRPr="00F532F2">
        <w:rPr>
          <w:sz w:val="28"/>
          <w:szCs w:val="28"/>
        </w:rPr>
        <w:t>anime. One day, he received a message from a girl claiming to be 16 years old and sharing similar interests. They hit it off and started a “relationship” through TikTok, exchanging messages and eventually explicit pictures of themselves.</w:t>
      </w:r>
      <w:r w:rsidRPr="00F532F2">
        <w:rPr>
          <w:sz w:val="28"/>
          <w:szCs w:val="28"/>
        </w:rPr>
        <w:br/>
      </w:r>
      <w:r w:rsidRPr="00F532F2">
        <w:rPr>
          <w:sz w:val="28"/>
          <w:szCs w:val="28"/>
        </w:rPr>
        <w:br/>
        <w:t>Little did Alex know, the person behind the screen was not who they claimed to be. The “16-year-old girl” turned out to be a scammer, preying on vulnerable teenagers. After gaining Alex's trust and coaxing him into sending compromising photos</w:t>
      </w:r>
      <w:r>
        <w:rPr>
          <w:sz w:val="28"/>
          <w:szCs w:val="28"/>
        </w:rPr>
        <w:t xml:space="preserve"> of himself</w:t>
      </w:r>
      <w:r w:rsidRPr="00F532F2">
        <w:rPr>
          <w:sz w:val="28"/>
          <w:szCs w:val="28"/>
        </w:rPr>
        <w:t>, the scammer began to extort him, demanding $1000 in exchange for not releasing the photos to his friends and family.</w:t>
      </w:r>
      <w:r w:rsidRPr="00F532F2">
        <w:rPr>
          <w:sz w:val="28"/>
          <w:szCs w:val="28"/>
        </w:rPr>
        <w:br/>
      </w:r>
      <w:r w:rsidRPr="00F532F2">
        <w:rPr>
          <w:sz w:val="28"/>
          <w:szCs w:val="28"/>
        </w:rPr>
        <w:br/>
        <w:t xml:space="preserve">Frightened and feeling helpless, Alex didn't know where to turn. However, he </w:t>
      </w:r>
      <w:r w:rsidRPr="00F532F2">
        <w:rPr>
          <w:sz w:val="28"/>
          <w:szCs w:val="28"/>
        </w:rPr>
        <w:lastRenderedPageBreak/>
        <w:t xml:space="preserve">eventually mustered the courage to confide in his parents, who immediately sought help from the FBI. As </w:t>
      </w:r>
      <w:r w:rsidR="00F237B0">
        <w:rPr>
          <w:sz w:val="28"/>
          <w:szCs w:val="28"/>
        </w:rPr>
        <w:t xml:space="preserve">the </w:t>
      </w:r>
      <w:r w:rsidRPr="00F532F2">
        <w:rPr>
          <w:sz w:val="28"/>
          <w:szCs w:val="28"/>
        </w:rPr>
        <w:t>Supervisory Special Agent of a cybercrime squad, I w</w:t>
      </w:r>
      <w:r>
        <w:rPr>
          <w:sz w:val="28"/>
          <w:szCs w:val="28"/>
        </w:rPr>
        <w:t xml:space="preserve">orked closely with the Special Agent </w:t>
      </w:r>
      <w:r w:rsidRPr="00F532F2">
        <w:rPr>
          <w:sz w:val="28"/>
          <w:szCs w:val="28"/>
        </w:rPr>
        <w:t>assigned to Alex's case. It was disheartening to see yet another innocent victim fall prey to the dangers of online exploitation.</w:t>
      </w:r>
      <w:r w:rsidRPr="00F532F2">
        <w:rPr>
          <w:sz w:val="28"/>
          <w:szCs w:val="28"/>
        </w:rPr>
        <w:br/>
      </w:r>
      <w:r w:rsidRPr="00F532F2">
        <w:rPr>
          <w:sz w:val="28"/>
          <w:szCs w:val="28"/>
        </w:rPr>
        <w:br/>
        <w:t>After meeting with Alex and his family, my team and I were able to provide reassurance and guidance. We explained that this was a common scam on social media and advised them to not give in to the scammer's demands. We also instilled hope by assuring them that in the worst-case scenario, denying the photos would be a viable option since Alex had never revealed his face in the pictures.</w:t>
      </w:r>
      <w:r w:rsidRPr="00F532F2">
        <w:rPr>
          <w:sz w:val="28"/>
          <w:szCs w:val="28"/>
        </w:rPr>
        <w:br/>
      </w:r>
      <w:r w:rsidRPr="00F532F2">
        <w:rPr>
          <w:sz w:val="28"/>
          <w:szCs w:val="28"/>
        </w:rPr>
        <w:br/>
        <w:t xml:space="preserve">With our guidance, Alex and his family chose not to comply with the scammer's demands. To their relief, the scammer never followed through with their threats. </w:t>
      </w:r>
    </w:p>
    <w:p w14:paraId="0931EDF4" w14:textId="77777777" w:rsidR="00F237B0" w:rsidRDefault="00F237B0" w:rsidP="00D01712">
      <w:pPr>
        <w:pStyle w:val="NoSpacing"/>
        <w:spacing w:line="259" w:lineRule="auto"/>
        <w:contextualSpacing/>
        <w:rPr>
          <w:sz w:val="28"/>
          <w:szCs w:val="28"/>
        </w:rPr>
      </w:pPr>
    </w:p>
    <w:p w14:paraId="5408A241" w14:textId="754F95C7" w:rsidR="005833BC" w:rsidRPr="00F532F2" w:rsidRDefault="005833BC" w:rsidP="00D01712">
      <w:pPr>
        <w:pStyle w:val="NoSpacing"/>
        <w:spacing w:line="259" w:lineRule="auto"/>
        <w:contextualSpacing/>
        <w:rPr>
          <w:sz w:val="28"/>
          <w:szCs w:val="28"/>
        </w:rPr>
      </w:pPr>
      <w:r w:rsidRPr="00F532F2">
        <w:rPr>
          <w:sz w:val="28"/>
          <w:szCs w:val="28"/>
        </w:rPr>
        <w:t xml:space="preserve">The incident served </w:t>
      </w:r>
      <w:r>
        <w:rPr>
          <w:sz w:val="28"/>
          <w:szCs w:val="28"/>
        </w:rPr>
        <w:t>as some good positive reinforcement</w:t>
      </w:r>
      <w:r w:rsidRPr="00F532F2">
        <w:rPr>
          <w:sz w:val="28"/>
          <w:szCs w:val="28"/>
        </w:rPr>
        <w:t xml:space="preserve"> for the family, </w:t>
      </w:r>
      <w:r>
        <w:rPr>
          <w:sz w:val="28"/>
          <w:szCs w:val="28"/>
        </w:rPr>
        <w:t>who had proactively had</w:t>
      </w:r>
      <w:r w:rsidRPr="00F532F2">
        <w:rPr>
          <w:sz w:val="28"/>
          <w:szCs w:val="28"/>
        </w:rPr>
        <w:t xml:space="preserve"> open conversations about online safety and the potential risks lurking on social media platforms</w:t>
      </w:r>
      <w:r>
        <w:rPr>
          <w:sz w:val="28"/>
          <w:szCs w:val="28"/>
        </w:rPr>
        <w:t xml:space="preserve"> with their kids after hearing me speak at a parent meeting on cyber threats at a local church some month’s before.</w:t>
      </w:r>
      <w:r w:rsidRPr="00F532F2">
        <w:rPr>
          <w:sz w:val="28"/>
          <w:szCs w:val="28"/>
        </w:rPr>
        <w:br/>
      </w:r>
      <w:r w:rsidRPr="00F532F2">
        <w:rPr>
          <w:sz w:val="28"/>
          <w:szCs w:val="28"/>
        </w:rPr>
        <w:br/>
        <w:t>The lesson from this cautionary tale is clear: as cybersecurity novices, it’s crucial to be vigilant and aware of the dangers that exist in the digital world. Parents need to educate themselves and their children about the potential threats and risks of online interactions, no matter how innocent they may seem. By fostering open communication and staying informed, families can protect themselves from falling victim to malicious online schemes. This experience was a close call for Alex, but it served as a stark reminder of the importance of cybersecurity awareness and resilience in today's digital age.</w:t>
      </w:r>
    </w:p>
    <w:p w14:paraId="013F98C9" w14:textId="293BFC86" w:rsidR="008317E9" w:rsidRDefault="005833BC" w:rsidP="00D01712">
      <w:pPr>
        <w:pStyle w:val="NoSpacing"/>
        <w:spacing w:line="259" w:lineRule="auto"/>
        <w:contextualSpacing/>
        <w:rPr>
          <w:sz w:val="28"/>
          <w:szCs w:val="28"/>
        </w:rPr>
      </w:pPr>
      <w:r w:rsidRPr="009A774D">
        <w:rPr>
          <w:sz w:val="28"/>
          <w:szCs w:val="28"/>
        </w:rPr>
        <w:br/>
        <w:t xml:space="preserve">In this chapter, </w:t>
      </w:r>
      <w:r w:rsidR="002C19D8">
        <w:rPr>
          <w:sz w:val="28"/>
          <w:szCs w:val="28"/>
        </w:rPr>
        <w:t>you</w:t>
      </w:r>
      <w:r w:rsidRPr="009A774D">
        <w:rPr>
          <w:sz w:val="28"/>
          <w:szCs w:val="28"/>
        </w:rPr>
        <w:t xml:space="preserve"> will </w:t>
      </w:r>
      <w:r w:rsidR="002C19D8">
        <w:rPr>
          <w:sz w:val="28"/>
          <w:szCs w:val="28"/>
        </w:rPr>
        <w:t>Get Cyber Smart</w:t>
      </w:r>
      <w:r w:rsidRPr="009A774D">
        <w:rPr>
          <w:sz w:val="28"/>
          <w:szCs w:val="28"/>
        </w:rPr>
        <w:t xml:space="preserve"> understanding the threats and risks associated with social media, and how to protect yourself and your loved ones from online scams, threats, and risks.</w:t>
      </w:r>
      <w:r w:rsidRPr="009A774D">
        <w:rPr>
          <w:sz w:val="28"/>
          <w:szCs w:val="28"/>
        </w:rPr>
        <w:br/>
      </w:r>
      <w:r w:rsidRPr="009A774D">
        <w:rPr>
          <w:sz w:val="28"/>
          <w:szCs w:val="28"/>
        </w:rPr>
        <w:br/>
      </w:r>
      <w:r w:rsidR="008317E9" w:rsidRPr="00411A40">
        <w:rPr>
          <w:rStyle w:val="Heading2Char"/>
        </w:rPr>
        <w:t>Defining Social Media</w:t>
      </w:r>
      <w:r w:rsidR="006B5813">
        <w:rPr>
          <w:sz w:val="28"/>
          <w:szCs w:val="28"/>
        </w:rPr>
        <w:t xml:space="preserve"> </w:t>
      </w:r>
    </w:p>
    <w:p w14:paraId="7349DEB8" w14:textId="77777777" w:rsidR="009F35F6" w:rsidRDefault="009F35F6" w:rsidP="00D01712">
      <w:pPr>
        <w:pStyle w:val="NoSpacing"/>
        <w:spacing w:line="259" w:lineRule="auto"/>
        <w:contextualSpacing/>
        <w:rPr>
          <w:sz w:val="28"/>
          <w:szCs w:val="28"/>
        </w:rPr>
      </w:pPr>
    </w:p>
    <w:p w14:paraId="1E88AB46" w14:textId="77777777" w:rsidR="0072609C" w:rsidRPr="0043117B" w:rsidRDefault="0072609C" w:rsidP="00D01712">
      <w:pPr>
        <w:pStyle w:val="NoSpacing"/>
        <w:spacing w:line="259" w:lineRule="auto"/>
        <w:contextualSpacing/>
        <w:rPr>
          <w:sz w:val="28"/>
          <w:szCs w:val="28"/>
        </w:rPr>
      </w:pPr>
      <w:r w:rsidRPr="0043117B">
        <w:rPr>
          <w:sz w:val="28"/>
          <w:szCs w:val="28"/>
        </w:rPr>
        <w:t>Social media has become an integral part of the digital ecosystem, shaping how we communicate, share information, and even perceive the world around us. At its core, social media is about connectivity. It transcends geographical boundaries, enabling real-time interaction among users from different parts of the world. This feature has turned social media into a powerful tool for personal expression, cultural exchange, and even political activism. Platforms like Twitter and Facebook have played pivotal roles in social movements, providing a space for collective action and giving a voice to the marginalized.</w:t>
      </w:r>
      <w:r>
        <w:rPr>
          <w:sz w:val="28"/>
          <w:szCs w:val="28"/>
        </w:rPr>
        <w:t xml:space="preserve"> Or that is how it is sold to its billions of users. More on this in a bit.</w:t>
      </w:r>
    </w:p>
    <w:p w14:paraId="7C1F4E2E" w14:textId="77777777" w:rsidR="0072609C" w:rsidRPr="0043117B" w:rsidRDefault="0072609C" w:rsidP="00D01712">
      <w:pPr>
        <w:pStyle w:val="NoSpacing"/>
        <w:spacing w:line="259" w:lineRule="auto"/>
        <w:contextualSpacing/>
        <w:rPr>
          <w:sz w:val="28"/>
          <w:szCs w:val="28"/>
        </w:rPr>
      </w:pPr>
    </w:p>
    <w:p w14:paraId="58072BED" w14:textId="77777777" w:rsidR="0072609C" w:rsidRPr="0043117B" w:rsidRDefault="0072609C" w:rsidP="00D01712">
      <w:pPr>
        <w:pStyle w:val="NoSpacing"/>
        <w:spacing w:line="259" w:lineRule="auto"/>
        <w:contextualSpacing/>
        <w:rPr>
          <w:sz w:val="28"/>
          <w:szCs w:val="28"/>
        </w:rPr>
      </w:pPr>
      <w:r w:rsidRPr="0043117B">
        <w:rPr>
          <w:sz w:val="28"/>
          <w:szCs w:val="28"/>
        </w:rPr>
        <w:t>The diversity of social media platforms caters to a wide range of interests and communication styles. Visual platforms like Instagram and Pinterest emphasize image and video content, appealing to artists, photographers, and lifestyle influencers. In contrast, LinkedIn focuses on professional networking, facilitating connections between individuals and organizations in the business world. Each platform has its unique ecosystem, algorithms, and user cultures, shaping different digital experiences and communities.</w:t>
      </w:r>
    </w:p>
    <w:p w14:paraId="262D0E9F" w14:textId="77777777" w:rsidR="0072609C" w:rsidRPr="0043117B" w:rsidRDefault="0072609C" w:rsidP="00D01712">
      <w:pPr>
        <w:pStyle w:val="NoSpacing"/>
        <w:spacing w:line="259" w:lineRule="auto"/>
        <w:contextualSpacing/>
        <w:rPr>
          <w:sz w:val="28"/>
          <w:szCs w:val="28"/>
        </w:rPr>
      </w:pPr>
    </w:p>
    <w:p w14:paraId="2996B657" w14:textId="77777777" w:rsidR="0072609C" w:rsidRPr="0043117B" w:rsidRDefault="0072609C" w:rsidP="00D01712">
      <w:pPr>
        <w:pStyle w:val="NoSpacing"/>
        <w:spacing w:line="259" w:lineRule="auto"/>
        <w:contextualSpacing/>
        <w:rPr>
          <w:sz w:val="28"/>
          <w:szCs w:val="28"/>
        </w:rPr>
      </w:pPr>
      <w:r w:rsidRPr="0043117B">
        <w:rPr>
          <w:sz w:val="28"/>
          <w:szCs w:val="28"/>
        </w:rPr>
        <w:t>Moreover, social media has transformed the landscape of marketing and advertising. Businesses leverage these platforms to reach wider audiences, engage with customers, and build brand loyalty. The rise of influencer marketing, where individuals with large followings endorse products, has become a prominent trend. This shift reflects the power of social media in shaping consumer behaviors and preferences.</w:t>
      </w:r>
    </w:p>
    <w:p w14:paraId="15DDF383" w14:textId="77777777" w:rsidR="0072609C" w:rsidRPr="0043117B" w:rsidRDefault="0072609C" w:rsidP="00D01712">
      <w:pPr>
        <w:pStyle w:val="NoSpacing"/>
        <w:spacing w:line="259" w:lineRule="auto"/>
        <w:contextualSpacing/>
        <w:rPr>
          <w:sz w:val="28"/>
          <w:szCs w:val="28"/>
        </w:rPr>
      </w:pPr>
    </w:p>
    <w:p w14:paraId="7ED39C23" w14:textId="7C289D64" w:rsidR="0072609C" w:rsidRPr="0043117B" w:rsidRDefault="0072609C" w:rsidP="00D01712">
      <w:pPr>
        <w:pStyle w:val="NoSpacing"/>
        <w:spacing w:line="259" w:lineRule="auto"/>
        <w:contextualSpacing/>
        <w:rPr>
          <w:sz w:val="28"/>
          <w:szCs w:val="28"/>
        </w:rPr>
      </w:pPr>
      <w:r w:rsidRPr="0043117B">
        <w:rPr>
          <w:sz w:val="28"/>
          <w:szCs w:val="28"/>
        </w:rPr>
        <w:t xml:space="preserve">However, the influence of social media is a double-edged sword. While it </w:t>
      </w:r>
      <w:r w:rsidR="00CD4E3F">
        <w:rPr>
          <w:sz w:val="28"/>
          <w:szCs w:val="28"/>
        </w:rPr>
        <w:t xml:space="preserve">attempts to </w:t>
      </w:r>
      <w:r w:rsidRPr="0043117B">
        <w:rPr>
          <w:sz w:val="28"/>
          <w:szCs w:val="28"/>
        </w:rPr>
        <w:t>democratizes content creation and sharing, it also raises concerns about the quality and veracity of information. The ease of content dissemination means rumors, fake news, and misinformation can spread rapidly, sometimes with serious consequences. Additionally, the algorithms that power these platforms tend to create echo chambers, reinforcing users' existing beliefs and potentially limiting exposure to diverse perspectives.</w:t>
      </w:r>
      <w:r>
        <w:rPr>
          <w:sz w:val="28"/>
          <w:szCs w:val="28"/>
        </w:rPr>
        <w:t xml:space="preserve"> And your personal privacy is all but lost by the access we give to the social media apps we use.</w:t>
      </w:r>
    </w:p>
    <w:p w14:paraId="1719E9B9" w14:textId="77777777" w:rsidR="0072609C" w:rsidRPr="0043117B" w:rsidRDefault="0072609C" w:rsidP="00D01712">
      <w:pPr>
        <w:pStyle w:val="NoSpacing"/>
        <w:spacing w:line="259" w:lineRule="auto"/>
        <w:contextualSpacing/>
        <w:rPr>
          <w:sz w:val="28"/>
          <w:szCs w:val="28"/>
        </w:rPr>
      </w:pPr>
    </w:p>
    <w:p w14:paraId="58280D30" w14:textId="77777777" w:rsidR="0072609C" w:rsidRPr="0043117B" w:rsidRDefault="0072609C" w:rsidP="00D01712">
      <w:pPr>
        <w:pStyle w:val="NoSpacing"/>
        <w:spacing w:line="259" w:lineRule="auto"/>
        <w:contextualSpacing/>
        <w:rPr>
          <w:sz w:val="28"/>
          <w:szCs w:val="28"/>
        </w:rPr>
      </w:pPr>
      <w:r w:rsidRPr="0043117B">
        <w:rPr>
          <w:sz w:val="28"/>
          <w:szCs w:val="28"/>
        </w:rPr>
        <w:lastRenderedPageBreak/>
        <w:t>The impact of social media on mental health is another area of growing concern. The constant exposure to curated content and the pressure to maintain an idealized online persona can lead to issues like anxiety, depression, and low self-esteem, particularly among younger users. Platforms are increasingly under scrutiny to address these issues and promote healthier social media consumption habits.</w:t>
      </w:r>
    </w:p>
    <w:p w14:paraId="138EC002" w14:textId="77777777" w:rsidR="0072609C" w:rsidRPr="0043117B" w:rsidRDefault="0072609C" w:rsidP="00D01712">
      <w:pPr>
        <w:pStyle w:val="NoSpacing"/>
        <w:spacing w:line="259" w:lineRule="auto"/>
        <w:contextualSpacing/>
        <w:rPr>
          <w:sz w:val="28"/>
          <w:szCs w:val="28"/>
        </w:rPr>
      </w:pPr>
    </w:p>
    <w:p w14:paraId="6668D0D6" w14:textId="77777777" w:rsidR="0072609C" w:rsidRDefault="0072609C" w:rsidP="00D01712">
      <w:pPr>
        <w:pStyle w:val="NoSpacing"/>
        <w:spacing w:line="259" w:lineRule="auto"/>
        <w:contextualSpacing/>
        <w:rPr>
          <w:sz w:val="28"/>
          <w:szCs w:val="28"/>
        </w:rPr>
      </w:pPr>
      <w:r w:rsidRPr="0043117B">
        <w:rPr>
          <w:sz w:val="28"/>
          <w:szCs w:val="28"/>
        </w:rPr>
        <w:t>Social media, in its essence, is a reflection of the human need for connection and expression. Its evolution from simple networking sites to complex platforms influencing every facet of modern life underscores its significance in today's digital age. While it offers immense opportunities for communication, learning, and growth, it also poses challenges that require careful navigation. Understanding the nuances of social media is crucial for harnessing its benefits while mitigating its risks. As it continues to evolve, so too must our strategies for engaging with it in a safe, responsible, and fulfilling manner.</w:t>
      </w:r>
    </w:p>
    <w:p w14:paraId="5E207FDA" w14:textId="77777777" w:rsidR="0072609C" w:rsidRDefault="0072609C" w:rsidP="00D01712">
      <w:pPr>
        <w:pStyle w:val="NoSpacing"/>
        <w:spacing w:line="259" w:lineRule="auto"/>
        <w:contextualSpacing/>
        <w:rPr>
          <w:sz w:val="28"/>
          <w:szCs w:val="28"/>
        </w:rPr>
      </w:pPr>
    </w:p>
    <w:p w14:paraId="1FD5AD6E" w14:textId="43D600FF" w:rsidR="0072609C" w:rsidRDefault="0072609C" w:rsidP="00D01712">
      <w:pPr>
        <w:pStyle w:val="NoSpacing"/>
        <w:spacing w:line="259" w:lineRule="auto"/>
        <w:contextualSpacing/>
        <w:rPr>
          <w:sz w:val="28"/>
          <w:szCs w:val="28"/>
        </w:rPr>
      </w:pPr>
      <w:r>
        <w:rPr>
          <w:sz w:val="28"/>
          <w:szCs w:val="28"/>
        </w:rPr>
        <w:t xml:space="preserve">Frankly, I could go on and on about </w:t>
      </w:r>
      <w:r w:rsidR="005012EA">
        <w:rPr>
          <w:sz w:val="28"/>
          <w:szCs w:val="28"/>
        </w:rPr>
        <w:t>social media</w:t>
      </w:r>
      <w:r>
        <w:rPr>
          <w:sz w:val="28"/>
          <w:szCs w:val="28"/>
        </w:rPr>
        <w:t xml:space="preserve"> as it is a deep topic that deserves </w:t>
      </w:r>
      <w:r w:rsidR="005012EA">
        <w:rPr>
          <w:sz w:val="28"/>
          <w:szCs w:val="28"/>
        </w:rPr>
        <w:t>its</w:t>
      </w:r>
      <w:r>
        <w:rPr>
          <w:sz w:val="28"/>
          <w:szCs w:val="28"/>
        </w:rPr>
        <w:t xml:space="preserve"> own book. But </w:t>
      </w:r>
      <w:r w:rsidR="0016318A">
        <w:rPr>
          <w:sz w:val="28"/>
          <w:szCs w:val="28"/>
        </w:rPr>
        <w:t>this book</w:t>
      </w:r>
      <w:r>
        <w:rPr>
          <w:sz w:val="28"/>
          <w:szCs w:val="28"/>
        </w:rPr>
        <w:t xml:space="preserve"> focus</w:t>
      </w:r>
      <w:r w:rsidR="0016318A">
        <w:rPr>
          <w:sz w:val="28"/>
          <w:szCs w:val="28"/>
        </w:rPr>
        <w:t>es</w:t>
      </w:r>
      <w:r>
        <w:rPr>
          <w:sz w:val="28"/>
          <w:szCs w:val="28"/>
        </w:rPr>
        <w:t xml:space="preserve"> on the cyber basics. For now</w:t>
      </w:r>
      <w:r w:rsidR="0016318A">
        <w:rPr>
          <w:sz w:val="28"/>
          <w:szCs w:val="28"/>
        </w:rPr>
        <w:t>,</w:t>
      </w:r>
      <w:r>
        <w:rPr>
          <w:sz w:val="28"/>
          <w:szCs w:val="28"/>
        </w:rPr>
        <w:t xml:space="preserve"> understand that for every good thing about </w:t>
      </w:r>
      <w:r w:rsidR="005012EA">
        <w:rPr>
          <w:sz w:val="28"/>
          <w:szCs w:val="28"/>
        </w:rPr>
        <w:t>social media</w:t>
      </w:r>
      <w:r>
        <w:rPr>
          <w:sz w:val="28"/>
          <w:szCs w:val="28"/>
        </w:rPr>
        <w:t xml:space="preserve"> there are three, potentially, bad things. But if you navigate the social media landscape with </w:t>
      </w:r>
      <w:r w:rsidR="00404D98">
        <w:rPr>
          <w:sz w:val="28"/>
          <w:szCs w:val="28"/>
        </w:rPr>
        <w:t>your newly developing</w:t>
      </w:r>
      <w:r>
        <w:rPr>
          <w:sz w:val="28"/>
          <w:szCs w:val="28"/>
        </w:rPr>
        <w:t xml:space="preserve"> Cyber Smarts, your adventure will be relatively risk free.</w:t>
      </w:r>
    </w:p>
    <w:p w14:paraId="7313B1E6" w14:textId="77777777" w:rsidR="00411A40" w:rsidRDefault="00411A40" w:rsidP="00D01712">
      <w:pPr>
        <w:pStyle w:val="NoSpacing"/>
        <w:spacing w:line="259" w:lineRule="auto"/>
        <w:contextualSpacing/>
        <w:rPr>
          <w:sz w:val="28"/>
          <w:szCs w:val="28"/>
        </w:rPr>
      </w:pPr>
    </w:p>
    <w:p w14:paraId="7FC862C9" w14:textId="2F2881FE" w:rsidR="00AD337B" w:rsidRDefault="00AD337B" w:rsidP="00D01712">
      <w:pPr>
        <w:pStyle w:val="Heading2"/>
        <w:contextualSpacing/>
      </w:pPr>
      <w:r w:rsidRPr="00BA22D8">
        <w:t>Cyber threats and risks associated with Social Media</w:t>
      </w:r>
    </w:p>
    <w:p w14:paraId="6255C04F" w14:textId="77777777" w:rsidR="00246C48" w:rsidRDefault="00246C48" w:rsidP="00D01712">
      <w:pPr>
        <w:pStyle w:val="NoSpacing"/>
        <w:spacing w:line="259" w:lineRule="auto"/>
        <w:contextualSpacing/>
        <w:rPr>
          <w:sz w:val="28"/>
          <w:szCs w:val="28"/>
        </w:rPr>
      </w:pPr>
    </w:p>
    <w:p w14:paraId="39088E4D" w14:textId="13E1816C" w:rsidR="00246C48" w:rsidRPr="00246C48" w:rsidRDefault="00246C48" w:rsidP="00D01712">
      <w:pPr>
        <w:pStyle w:val="NoSpacing"/>
        <w:spacing w:line="259" w:lineRule="auto"/>
        <w:contextualSpacing/>
        <w:rPr>
          <w:sz w:val="28"/>
          <w:szCs w:val="28"/>
        </w:rPr>
      </w:pPr>
      <w:r w:rsidRPr="00246C48">
        <w:rPr>
          <w:sz w:val="28"/>
          <w:szCs w:val="28"/>
        </w:rPr>
        <w:t>In the dynamic world of social media, users face a spectrum of cyber risks that are often overlooked. Personal information shared on social media profiles can be a treasure trove for cybercriminals, who use it for identity theft, personalized phishing attacks, or social engineering. The spread of malware through enticing links or posts is another significant risk, as is the danger posed by fake accounts used for scams, misinformation, or data harvesting. These risks highlight the need for users to be vigilant about the information they share and the links they click</w:t>
      </w:r>
      <w:r w:rsidR="00404D98">
        <w:rPr>
          <w:sz w:val="28"/>
          <w:szCs w:val="28"/>
        </w:rPr>
        <w:t xml:space="preserve">. Remember from the previous chapter, bad guys win because </w:t>
      </w:r>
      <w:r w:rsidR="00404D98" w:rsidRPr="00404D98">
        <w:rPr>
          <w:b/>
          <w:bCs/>
          <w:sz w:val="28"/>
          <w:szCs w:val="28"/>
        </w:rPr>
        <w:t>SOMEONE ALWAYS CLICK THE LINK</w:t>
      </w:r>
      <w:r w:rsidR="00404D98">
        <w:rPr>
          <w:sz w:val="28"/>
          <w:szCs w:val="28"/>
        </w:rPr>
        <w:t>!</w:t>
      </w:r>
    </w:p>
    <w:p w14:paraId="1847E4C2" w14:textId="77777777" w:rsidR="00246C48" w:rsidRPr="00246C48" w:rsidRDefault="00246C48" w:rsidP="00D01712">
      <w:pPr>
        <w:pStyle w:val="NoSpacing"/>
        <w:spacing w:line="259" w:lineRule="auto"/>
        <w:contextualSpacing/>
        <w:rPr>
          <w:sz w:val="28"/>
          <w:szCs w:val="28"/>
        </w:rPr>
      </w:pPr>
    </w:p>
    <w:p w14:paraId="7CD3AF68" w14:textId="6CEF7C3B" w:rsidR="008317E9" w:rsidRDefault="00246C48" w:rsidP="00D01712">
      <w:pPr>
        <w:pStyle w:val="NoSpacing"/>
        <w:spacing w:line="259" w:lineRule="auto"/>
        <w:contextualSpacing/>
        <w:rPr>
          <w:sz w:val="28"/>
          <w:szCs w:val="28"/>
        </w:rPr>
      </w:pPr>
      <w:r w:rsidRPr="00246C48">
        <w:rPr>
          <w:sz w:val="28"/>
          <w:szCs w:val="28"/>
        </w:rPr>
        <w:lastRenderedPageBreak/>
        <w:t>The cyber threat landscape on social media is continuously evolving, with advanced persistent threats (APTs) and deepfakes emerging as new challenges. APTs are sophisticated, targeted attacks that aim to steal sensitive information over extended periods</w:t>
      </w:r>
      <w:r w:rsidR="00FE45BE">
        <w:rPr>
          <w:sz w:val="28"/>
          <w:szCs w:val="28"/>
        </w:rPr>
        <w:t>, largely by nation-state cyber actors</w:t>
      </w:r>
      <w:r w:rsidRPr="00246C48">
        <w:rPr>
          <w:sz w:val="28"/>
          <w:szCs w:val="28"/>
        </w:rPr>
        <w:t>, while deepfakes involve creating highly realistic audio or video content for malicious purposes. Additionally, the exploitation of social media algorithms by cybercriminals to spread harmful content or target specific groups has become a growing concern. These developments underscore the importance of staying informed about these evolving threats and practicing safe online behavior.</w:t>
      </w:r>
    </w:p>
    <w:p w14:paraId="6B4FE932" w14:textId="77777777" w:rsidR="00246C48" w:rsidRDefault="00246C48" w:rsidP="00D01712">
      <w:pPr>
        <w:pStyle w:val="NoSpacing"/>
        <w:spacing w:line="259" w:lineRule="auto"/>
        <w:contextualSpacing/>
        <w:rPr>
          <w:sz w:val="28"/>
          <w:szCs w:val="28"/>
        </w:rPr>
      </w:pPr>
    </w:p>
    <w:p w14:paraId="107747C4" w14:textId="1B2741E2" w:rsidR="00246C48" w:rsidRDefault="00246C48" w:rsidP="00D01712">
      <w:pPr>
        <w:pStyle w:val="NoSpacing"/>
        <w:spacing w:line="259" w:lineRule="auto"/>
        <w:contextualSpacing/>
        <w:rPr>
          <w:sz w:val="28"/>
          <w:szCs w:val="28"/>
        </w:rPr>
      </w:pPr>
      <w:r>
        <w:rPr>
          <w:sz w:val="28"/>
          <w:szCs w:val="28"/>
        </w:rPr>
        <w:t xml:space="preserve">The threats and risks associated with social media are particularly </w:t>
      </w:r>
      <w:r w:rsidR="00263A26">
        <w:rPr>
          <w:sz w:val="28"/>
          <w:szCs w:val="28"/>
        </w:rPr>
        <w:t xml:space="preserve">high when it comes to kids and family members. Chapter 6: </w:t>
      </w:r>
      <w:r w:rsidR="00EC4AAD" w:rsidRPr="00EC4AAD">
        <w:rPr>
          <w:sz w:val="28"/>
          <w:szCs w:val="28"/>
        </w:rPr>
        <w:t>Family Online Safety: Guidelines for parents to protect children online</w:t>
      </w:r>
      <w:r w:rsidR="00EC4AAD">
        <w:rPr>
          <w:sz w:val="28"/>
          <w:szCs w:val="28"/>
        </w:rPr>
        <w:t xml:space="preserve"> will go into more detail on protections for your kids and social media.</w:t>
      </w:r>
    </w:p>
    <w:p w14:paraId="720B8027" w14:textId="77777777" w:rsidR="00411A40" w:rsidRDefault="00411A40" w:rsidP="00D01712">
      <w:pPr>
        <w:pStyle w:val="NoSpacing"/>
        <w:spacing w:line="259" w:lineRule="auto"/>
        <w:contextualSpacing/>
        <w:rPr>
          <w:sz w:val="28"/>
          <w:szCs w:val="28"/>
        </w:rPr>
      </w:pPr>
    </w:p>
    <w:p w14:paraId="0013105B" w14:textId="72ABCF4C" w:rsidR="00246C48" w:rsidRPr="00BC5AB5" w:rsidRDefault="00846221" w:rsidP="00D01712">
      <w:pPr>
        <w:pStyle w:val="Heading2"/>
        <w:contextualSpacing/>
      </w:pPr>
      <w:r w:rsidRPr="00BC5AB5">
        <w:t>Review and Adjust Privacy Settings</w:t>
      </w:r>
    </w:p>
    <w:p w14:paraId="79A854A5" w14:textId="77777777" w:rsidR="005E442C" w:rsidRPr="005E442C" w:rsidRDefault="005833BC" w:rsidP="00D01712">
      <w:pPr>
        <w:pStyle w:val="NoSpacing"/>
        <w:spacing w:line="259" w:lineRule="auto"/>
        <w:contextualSpacing/>
        <w:rPr>
          <w:sz w:val="28"/>
          <w:szCs w:val="28"/>
        </w:rPr>
      </w:pPr>
      <w:r w:rsidRPr="009A774D">
        <w:rPr>
          <w:sz w:val="28"/>
          <w:szCs w:val="28"/>
        </w:rPr>
        <w:br/>
      </w:r>
      <w:r w:rsidR="005E442C" w:rsidRPr="005E442C">
        <w:rPr>
          <w:sz w:val="28"/>
          <w:szCs w:val="28"/>
        </w:rPr>
        <w:t>When it comes to accepting friend requests on social media, it's important to be selective and cautious. Not everyone who sends a friend request has good intentions, so it's crucial to review the profiles of those who are trying to connect with you. Look for common connections, shared interests, and mutual friends. If the person's profile looks suspicious, has no mutual connections, or raises any red flags, it's best to decline the friend request. Trust your instincts and only accept friend requests from people you know and trust in real life.</w:t>
      </w:r>
    </w:p>
    <w:p w14:paraId="49C444E3" w14:textId="77777777" w:rsidR="005E442C" w:rsidRPr="005E442C" w:rsidRDefault="005E442C" w:rsidP="00D01712">
      <w:pPr>
        <w:pStyle w:val="NoSpacing"/>
        <w:spacing w:line="259" w:lineRule="auto"/>
        <w:contextualSpacing/>
        <w:rPr>
          <w:sz w:val="28"/>
          <w:szCs w:val="28"/>
        </w:rPr>
      </w:pPr>
    </w:p>
    <w:p w14:paraId="5BCCE282" w14:textId="0993978D" w:rsidR="00C41CD3" w:rsidRDefault="005E442C" w:rsidP="00D01712">
      <w:pPr>
        <w:pStyle w:val="NoSpacing"/>
        <w:spacing w:line="259" w:lineRule="auto"/>
        <w:contextualSpacing/>
        <w:rPr>
          <w:sz w:val="28"/>
          <w:szCs w:val="28"/>
        </w:rPr>
      </w:pPr>
      <w:r w:rsidRPr="005E442C">
        <w:rPr>
          <w:sz w:val="28"/>
          <w:szCs w:val="28"/>
        </w:rPr>
        <w:t>Additionally, always be mindful of the information you share on social media, even with friends. Avoid posting personal details such as your home address, phone number, or financial information. It's also a good idea to limit the amount of personal information you share on your profile. By being selective about who you accept as friends and being mindful of the information you share, you can help protect yourself from potential cyber threats and maintain your privacy and safety on social media.</w:t>
      </w:r>
    </w:p>
    <w:p w14:paraId="3476CDB0" w14:textId="77777777" w:rsidR="005E442C" w:rsidRDefault="005E442C" w:rsidP="00D01712">
      <w:pPr>
        <w:pStyle w:val="NoSpacing"/>
        <w:spacing w:line="259" w:lineRule="auto"/>
        <w:contextualSpacing/>
        <w:rPr>
          <w:sz w:val="28"/>
          <w:szCs w:val="28"/>
        </w:rPr>
      </w:pPr>
    </w:p>
    <w:p w14:paraId="04072C77" w14:textId="77777777" w:rsidR="00AD794C" w:rsidRDefault="005833BC" w:rsidP="00AD794C">
      <w:pPr>
        <w:pStyle w:val="NoSpacing"/>
        <w:spacing w:line="259" w:lineRule="auto"/>
        <w:contextualSpacing/>
        <w:rPr>
          <w:sz w:val="28"/>
          <w:szCs w:val="28"/>
        </w:rPr>
      </w:pPr>
      <w:r w:rsidRPr="009A774D">
        <w:rPr>
          <w:sz w:val="28"/>
          <w:szCs w:val="28"/>
        </w:rPr>
        <w:lastRenderedPageBreak/>
        <w:t>Example: For instance, on Facebook, you can access the privacy settings by clicking on the "Privacy Shortcuts" tab and adjust the settings to your preference.</w:t>
      </w:r>
      <w:r w:rsidRPr="009A774D">
        <w:rPr>
          <w:sz w:val="28"/>
          <w:szCs w:val="28"/>
        </w:rPr>
        <w:br/>
      </w:r>
    </w:p>
    <w:p w14:paraId="4542544C" w14:textId="5754159D" w:rsidR="00AD794C" w:rsidRPr="00BB2490" w:rsidRDefault="0050100F" w:rsidP="00AD794C">
      <w:pPr>
        <w:pStyle w:val="NoSpacing"/>
        <w:spacing w:line="259" w:lineRule="auto"/>
        <w:contextualSpacing/>
        <w:rPr>
          <w:b/>
          <w:bCs/>
          <w:i/>
          <w:iCs/>
          <w:sz w:val="28"/>
          <w:szCs w:val="28"/>
        </w:rPr>
      </w:pPr>
      <w:r w:rsidRPr="00BB2490">
        <w:rPr>
          <w:b/>
          <w:bCs/>
          <w:i/>
          <w:iCs/>
          <w:sz w:val="28"/>
          <w:szCs w:val="28"/>
        </w:rPr>
        <w:t xml:space="preserve">Pig Butchering, an unfortunate </w:t>
      </w:r>
      <w:r w:rsidR="00BB2490" w:rsidRPr="00BB2490">
        <w:rPr>
          <w:b/>
          <w:bCs/>
          <w:i/>
          <w:iCs/>
          <w:sz w:val="28"/>
          <w:szCs w:val="28"/>
        </w:rPr>
        <w:t>term!</w:t>
      </w:r>
    </w:p>
    <w:p w14:paraId="130933D2" w14:textId="77777777" w:rsidR="00AD794C" w:rsidRDefault="00AD794C" w:rsidP="00AD794C">
      <w:pPr>
        <w:pStyle w:val="NoSpacing"/>
        <w:spacing w:line="259" w:lineRule="auto"/>
        <w:contextualSpacing/>
        <w:rPr>
          <w:sz w:val="28"/>
          <w:szCs w:val="28"/>
        </w:rPr>
      </w:pPr>
    </w:p>
    <w:p w14:paraId="4C763FBC" w14:textId="44534B8C" w:rsidR="00AD794C" w:rsidRPr="00AD794C" w:rsidRDefault="00AD794C" w:rsidP="00AD794C">
      <w:pPr>
        <w:pStyle w:val="NoSpacing"/>
        <w:spacing w:line="259" w:lineRule="auto"/>
        <w:contextualSpacing/>
        <w:rPr>
          <w:sz w:val="28"/>
          <w:szCs w:val="28"/>
        </w:rPr>
      </w:pPr>
      <w:r w:rsidRPr="00AD794C">
        <w:rPr>
          <w:sz w:val="28"/>
          <w:szCs w:val="28"/>
        </w:rPr>
        <w:t xml:space="preserve">I had just finished giving a cyber presentation at a conference, where I delved into the topic of a cyber scam known as "pig butchering." As I explained to the audience, this scam involves bad actors befriending individuals through social media, specifically on platforms like LinkedIn. They would then move their conversations to a separate encrypted app, </w:t>
      </w:r>
      <w:r w:rsidR="0050100F">
        <w:rPr>
          <w:sz w:val="28"/>
          <w:szCs w:val="28"/>
        </w:rPr>
        <w:t xml:space="preserve">like WhatsApp, </w:t>
      </w:r>
      <w:r w:rsidRPr="00AD794C">
        <w:rPr>
          <w:sz w:val="28"/>
          <w:szCs w:val="28"/>
        </w:rPr>
        <w:t>where they would ultimately scam their victims into investing in a fictitious cryptocurrency, resulting in significant financial loss.</w:t>
      </w:r>
    </w:p>
    <w:p w14:paraId="6F77F319" w14:textId="77777777" w:rsidR="00AD794C" w:rsidRPr="00AD794C" w:rsidRDefault="00AD794C" w:rsidP="00AD794C">
      <w:pPr>
        <w:pStyle w:val="NoSpacing"/>
        <w:contextualSpacing/>
        <w:rPr>
          <w:sz w:val="28"/>
          <w:szCs w:val="28"/>
        </w:rPr>
      </w:pPr>
    </w:p>
    <w:p w14:paraId="67B6042F" w14:textId="75E62D6F" w:rsidR="00AD794C" w:rsidRPr="00AD794C" w:rsidRDefault="00AD794C" w:rsidP="0050100F">
      <w:pPr>
        <w:pStyle w:val="NoSpacing"/>
        <w:spacing w:line="259" w:lineRule="auto"/>
        <w:contextualSpacing/>
        <w:rPr>
          <w:sz w:val="28"/>
          <w:szCs w:val="28"/>
        </w:rPr>
      </w:pPr>
      <w:r w:rsidRPr="00AD794C">
        <w:rPr>
          <w:sz w:val="28"/>
          <w:szCs w:val="28"/>
        </w:rPr>
        <w:t xml:space="preserve">As I wrapped up my presentation, a man named Alan approached me. He wanted to share his personal experience as a victim of a pig butchering scam. According to Alan, he had been approached on LinkedIn by a woman who was impressed by his profile. What started as an innocent conversation eventually led to him investing $100,000 in her cryptocurrency </w:t>
      </w:r>
      <w:r w:rsidR="00404866">
        <w:rPr>
          <w:sz w:val="28"/>
          <w:szCs w:val="28"/>
        </w:rPr>
        <w:t>platform</w:t>
      </w:r>
      <w:r w:rsidRPr="00AD794C">
        <w:rPr>
          <w:sz w:val="28"/>
          <w:szCs w:val="28"/>
        </w:rPr>
        <w:t>. At first, he saw substantial gains in his account, which made him believe he was on the path to financial success. However, the communication with the woman abruptly stopped, and the cryptocurrency site disappeared without a trace.</w:t>
      </w:r>
    </w:p>
    <w:p w14:paraId="4CCB73E3" w14:textId="77777777" w:rsidR="00AD794C" w:rsidRPr="00AD794C" w:rsidRDefault="00AD794C" w:rsidP="00AD794C">
      <w:pPr>
        <w:pStyle w:val="NoSpacing"/>
        <w:contextualSpacing/>
        <w:rPr>
          <w:sz w:val="28"/>
          <w:szCs w:val="28"/>
        </w:rPr>
      </w:pPr>
    </w:p>
    <w:p w14:paraId="3429AC20" w14:textId="77777777" w:rsidR="00AD794C" w:rsidRPr="00AD794C" w:rsidRDefault="00AD794C" w:rsidP="0050100F">
      <w:pPr>
        <w:pStyle w:val="NoSpacing"/>
        <w:spacing w:line="259" w:lineRule="auto"/>
        <w:contextualSpacing/>
        <w:rPr>
          <w:sz w:val="28"/>
          <w:szCs w:val="28"/>
        </w:rPr>
      </w:pPr>
      <w:r w:rsidRPr="00AD794C">
        <w:rPr>
          <w:sz w:val="28"/>
          <w:szCs w:val="28"/>
        </w:rPr>
        <w:t>Alan was devastated, not just by the financial loss, but also by the fact that he had been deceived and taken advantage of. He felt embarrassed and humiliated, as he had fallen victim to a scam that was entirely avoidable. He had sought help from local law enforcement and even the FBI, but they were unable to assist him, as the scammers left no trail behind.</w:t>
      </w:r>
    </w:p>
    <w:p w14:paraId="3DBD073D" w14:textId="77777777" w:rsidR="00AD794C" w:rsidRPr="00AD794C" w:rsidRDefault="00AD794C" w:rsidP="0050100F">
      <w:pPr>
        <w:pStyle w:val="NoSpacing"/>
        <w:spacing w:line="259" w:lineRule="auto"/>
        <w:contextualSpacing/>
        <w:rPr>
          <w:sz w:val="28"/>
          <w:szCs w:val="28"/>
        </w:rPr>
      </w:pPr>
    </w:p>
    <w:p w14:paraId="17CB912B" w14:textId="77777777" w:rsidR="00AD794C" w:rsidRPr="00AD794C" w:rsidRDefault="00AD794C" w:rsidP="0050100F">
      <w:pPr>
        <w:pStyle w:val="NoSpacing"/>
        <w:spacing w:line="259" w:lineRule="auto"/>
        <w:contextualSpacing/>
        <w:rPr>
          <w:sz w:val="28"/>
          <w:szCs w:val="28"/>
        </w:rPr>
      </w:pPr>
      <w:r w:rsidRPr="00AD794C">
        <w:rPr>
          <w:sz w:val="28"/>
          <w:szCs w:val="28"/>
        </w:rPr>
        <w:t>He shared his story with me, not in hopes of recovering his money, but as a cautionary tale to others. As I listened to Alan's story, I couldn't help but feel a sense of unease. The consequences of falling for such scams were dire, not just financially, but emotionally and mentally as well.</w:t>
      </w:r>
    </w:p>
    <w:p w14:paraId="778CE892" w14:textId="77777777" w:rsidR="00AD794C" w:rsidRPr="00AD794C" w:rsidRDefault="00AD794C" w:rsidP="0050100F">
      <w:pPr>
        <w:pStyle w:val="NoSpacing"/>
        <w:spacing w:line="259" w:lineRule="auto"/>
        <w:contextualSpacing/>
        <w:rPr>
          <w:sz w:val="28"/>
          <w:szCs w:val="28"/>
        </w:rPr>
      </w:pPr>
    </w:p>
    <w:p w14:paraId="73C333F4" w14:textId="1EC3D7EF" w:rsidR="00AD794C" w:rsidRPr="00AD794C" w:rsidRDefault="00AD794C" w:rsidP="0050100F">
      <w:pPr>
        <w:pStyle w:val="NoSpacing"/>
        <w:spacing w:line="259" w:lineRule="auto"/>
        <w:contextualSpacing/>
        <w:rPr>
          <w:sz w:val="28"/>
          <w:szCs w:val="28"/>
        </w:rPr>
      </w:pPr>
      <w:r w:rsidRPr="00AD794C">
        <w:rPr>
          <w:sz w:val="28"/>
          <w:szCs w:val="28"/>
        </w:rPr>
        <w:t xml:space="preserve">I couldn't help but reflect on the countless messages I received daily from strangers on social media, </w:t>
      </w:r>
      <w:r w:rsidR="00B40B55">
        <w:rPr>
          <w:sz w:val="28"/>
          <w:szCs w:val="28"/>
        </w:rPr>
        <w:t xml:space="preserve">generally </w:t>
      </w:r>
      <w:r w:rsidRPr="00AD794C">
        <w:rPr>
          <w:sz w:val="28"/>
          <w:szCs w:val="28"/>
        </w:rPr>
        <w:t xml:space="preserve">with </w:t>
      </w:r>
      <w:r w:rsidR="00B40B55">
        <w:rPr>
          <w:sz w:val="28"/>
          <w:szCs w:val="28"/>
        </w:rPr>
        <w:t>limited</w:t>
      </w:r>
      <w:r w:rsidRPr="00AD794C">
        <w:rPr>
          <w:sz w:val="28"/>
          <w:szCs w:val="28"/>
        </w:rPr>
        <w:t xml:space="preserve"> credentials, who then ask to </w:t>
      </w:r>
      <w:r w:rsidRPr="00AD794C">
        <w:rPr>
          <w:sz w:val="28"/>
          <w:szCs w:val="28"/>
        </w:rPr>
        <w:lastRenderedPageBreak/>
        <w:t xml:space="preserve">communicate on a separate application. I had often taken the route of continuing to communicate with them, just to see how far the scam would go. However, </w:t>
      </w:r>
      <w:r w:rsidR="00B40B55">
        <w:rPr>
          <w:sz w:val="28"/>
          <w:szCs w:val="28"/>
        </w:rPr>
        <w:t xml:space="preserve">this is not something I recommend, but having seen these scams for over 2 decades, I am pretty confident in </w:t>
      </w:r>
      <w:r w:rsidR="00BC5DBD">
        <w:rPr>
          <w:sz w:val="28"/>
          <w:szCs w:val="28"/>
        </w:rPr>
        <w:t>not being victimized (though a story later in this book will prove me WRONG!)</w:t>
      </w:r>
    </w:p>
    <w:p w14:paraId="22AD0EDB" w14:textId="77777777" w:rsidR="00AD794C" w:rsidRPr="00AD794C" w:rsidRDefault="00AD794C" w:rsidP="0050100F">
      <w:pPr>
        <w:pStyle w:val="NoSpacing"/>
        <w:spacing w:line="259" w:lineRule="auto"/>
        <w:contextualSpacing/>
        <w:rPr>
          <w:sz w:val="28"/>
          <w:szCs w:val="28"/>
        </w:rPr>
      </w:pPr>
    </w:p>
    <w:p w14:paraId="013DAA6C" w14:textId="17249A81" w:rsidR="00AD794C" w:rsidRDefault="00BC5DBD" w:rsidP="00D01712">
      <w:pPr>
        <w:pStyle w:val="NoSpacing"/>
        <w:spacing w:line="259" w:lineRule="auto"/>
        <w:contextualSpacing/>
        <w:rPr>
          <w:sz w:val="28"/>
          <w:szCs w:val="28"/>
        </w:rPr>
      </w:pPr>
      <w:r>
        <w:rPr>
          <w:sz w:val="28"/>
          <w:szCs w:val="28"/>
        </w:rPr>
        <w:t>But t</w:t>
      </w:r>
      <w:r w:rsidR="00AD794C" w:rsidRPr="00AD794C">
        <w:rPr>
          <w:sz w:val="28"/>
          <w:szCs w:val="28"/>
        </w:rPr>
        <w:t xml:space="preserve">he lesson </w:t>
      </w:r>
      <w:r>
        <w:rPr>
          <w:sz w:val="28"/>
          <w:szCs w:val="28"/>
        </w:rPr>
        <w:t>is</w:t>
      </w:r>
      <w:r w:rsidR="00AD794C" w:rsidRPr="00AD794C">
        <w:rPr>
          <w:sz w:val="28"/>
          <w:szCs w:val="28"/>
        </w:rPr>
        <w:t xml:space="preserve"> clear - be wary of strangers on social media who quickly ask to communicate on a separate app, and never invest in something that seems too good to be true. Alan's story was a stark reminder of the potential consequences of ignoring these warnings</w:t>
      </w:r>
      <w:r w:rsidR="00DC61FE">
        <w:rPr>
          <w:sz w:val="28"/>
          <w:szCs w:val="28"/>
        </w:rPr>
        <w:t>, but the next session will make you Cyber Smart</w:t>
      </w:r>
      <w:r w:rsidR="00C93448">
        <w:rPr>
          <w:sz w:val="28"/>
          <w:szCs w:val="28"/>
        </w:rPr>
        <w:t xml:space="preserve"> so you won’t fall victim to such a potential scam.</w:t>
      </w:r>
    </w:p>
    <w:p w14:paraId="1D01B25D" w14:textId="77777777" w:rsidR="002C4D4B" w:rsidRDefault="002C4D4B" w:rsidP="00D01712">
      <w:pPr>
        <w:pStyle w:val="NoSpacing"/>
        <w:spacing w:line="259" w:lineRule="auto"/>
        <w:contextualSpacing/>
        <w:rPr>
          <w:b/>
          <w:bCs/>
          <w:sz w:val="28"/>
          <w:szCs w:val="28"/>
        </w:rPr>
      </w:pPr>
    </w:p>
    <w:p w14:paraId="3034537E" w14:textId="362D41AF" w:rsidR="004C3106" w:rsidRDefault="005833BC" w:rsidP="00D01712">
      <w:pPr>
        <w:pStyle w:val="NoSpacing"/>
        <w:spacing w:line="259" w:lineRule="auto"/>
        <w:contextualSpacing/>
        <w:rPr>
          <w:b/>
          <w:bCs/>
          <w:sz w:val="28"/>
          <w:szCs w:val="28"/>
        </w:rPr>
      </w:pPr>
      <w:r w:rsidRPr="00A64072">
        <w:rPr>
          <w:b/>
          <w:bCs/>
          <w:sz w:val="28"/>
          <w:szCs w:val="28"/>
        </w:rPr>
        <w:t>Be Selective About Accepting Friend or Connection Requests</w:t>
      </w:r>
    </w:p>
    <w:p w14:paraId="10D54937" w14:textId="77777777" w:rsidR="004C3106" w:rsidRDefault="004C3106" w:rsidP="00D01712">
      <w:pPr>
        <w:pStyle w:val="NoSpacing"/>
        <w:spacing w:line="259" w:lineRule="auto"/>
        <w:contextualSpacing/>
        <w:rPr>
          <w:b/>
          <w:bCs/>
          <w:sz w:val="28"/>
          <w:szCs w:val="28"/>
        </w:rPr>
      </w:pPr>
    </w:p>
    <w:p w14:paraId="2D1C7B06" w14:textId="77777777" w:rsidR="004C3106" w:rsidRPr="004C3106" w:rsidRDefault="004C3106" w:rsidP="00D01712">
      <w:pPr>
        <w:pStyle w:val="NoSpacing"/>
        <w:spacing w:line="259" w:lineRule="auto"/>
        <w:contextualSpacing/>
        <w:rPr>
          <w:sz w:val="28"/>
          <w:szCs w:val="28"/>
        </w:rPr>
      </w:pPr>
      <w:r w:rsidRPr="004C3106">
        <w:rPr>
          <w:sz w:val="28"/>
          <w:szCs w:val="28"/>
        </w:rPr>
        <w:t>When it comes to social media, it's important to remember that not everyone has good intentions. Cyberbullying, phishing scams, and identity theft are real risks, especially when connecting with strangers online. It's always better to be safe rather than sorry, so take the time to vet any friend requests from unfamiliar faces. Additionally, be wary of profiles with limited information, few or no mutual friends, or suspicious-looking photos. Remember, it's perfectly okay to decline a friend request if something feels off or if you simply don't feel comfortable connecting with that person.</w:t>
      </w:r>
    </w:p>
    <w:p w14:paraId="38A86B7F" w14:textId="77777777" w:rsidR="004C3106" w:rsidRPr="004C3106" w:rsidRDefault="004C3106" w:rsidP="00D01712">
      <w:pPr>
        <w:pStyle w:val="NoSpacing"/>
        <w:spacing w:line="259" w:lineRule="auto"/>
        <w:contextualSpacing/>
        <w:rPr>
          <w:sz w:val="28"/>
          <w:szCs w:val="28"/>
        </w:rPr>
      </w:pPr>
    </w:p>
    <w:p w14:paraId="1EC70C80" w14:textId="77777777" w:rsidR="00D4713C" w:rsidRPr="00CF4758" w:rsidRDefault="004C3106" w:rsidP="00D01712">
      <w:pPr>
        <w:contextualSpacing/>
      </w:pPr>
      <w:r w:rsidRPr="004C3106">
        <w:rPr>
          <w:szCs w:val="28"/>
        </w:rPr>
        <w:t xml:space="preserve">Your online safety should always be a top priority. By being selective about who you accept as friends on social media, you can better protect yourself from potential scams or harmful individuals. Don't be afraid to be cautious and hesitant when it comes to adding new connections online. Stay vigilant, trust your </w:t>
      </w:r>
      <w:r w:rsidRPr="00CF4758">
        <w:t>instincts, and always prioritize your own safety and security in the digital world.</w:t>
      </w:r>
    </w:p>
    <w:p w14:paraId="1B834C74" w14:textId="77777777" w:rsidR="00C2538F" w:rsidRDefault="00C2538F" w:rsidP="00D01712">
      <w:pPr>
        <w:contextualSpacing/>
        <w:rPr>
          <w:rStyle w:val="SubtleEmphasis"/>
        </w:rPr>
      </w:pPr>
    </w:p>
    <w:p w14:paraId="52ED9045" w14:textId="77777777" w:rsidR="009A6AE5" w:rsidRPr="00824195" w:rsidRDefault="009A6AE5" w:rsidP="00824195">
      <w:pPr>
        <w:rPr>
          <w:rStyle w:val="IntenseEmphasis"/>
        </w:rPr>
      </w:pPr>
      <w:r w:rsidRPr="00824195">
        <w:rPr>
          <w:rStyle w:val="IntenseEmphasis"/>
        </w:rPr>
        <w:t>The “Friend” she didn’t need.</w:t>
      </w:r>
    </w:p>
    <w:p w14:paraId="7206D447" w14:textId="77777777" w:rsidR="00824195" w:rsidRDefault="009A6AE5" w:rsidP="00824195">
      <w:pPr>
        <w:rPr>
          <w:rStyle w:val="IntenseEmphasis"/>
          <w:rFonts w:ascii="MS Gothic" w:eastAsia="MS Gothic" w:hAnsi="MS Gothic" w:cs="MS Gothic"/>
          <w:b w:val="0"/>
          <w:i w:val="0"/>
          <w:iCs w:val="0"/>
        </w:rPr>
      </w:pPr>
      <w:r w:rsidRPr="00824195">
        <w:rPr>
          <w:rStyle w:val="IntenseEmphasis"/>
          <w:rFonts w:ascii="Calibri" w:hAnsi="Calibri" w:cs="Calibri"/>
          <w:b w:val="0"/>
          <w:i w:val="0"/>
          <w:iCs w:val="0"/>
        </w:rPr>
        <w:t xml:space="preserve">During my time in the FBI, and since my retirement, I have continued to make it my mission to educate people to Get Cyber </w:t>
      </w:r>
      <w:r w:rsidR="00824195" w:rsidRPr="00824195">
        <w:rPr>
          <w:rStyle w:val="IntenseEmphasis"/>
          <w:rFonts w:ascii="Calibri" w:hAnsi="Calibri" w:cs="Calibri"/>
          <w:b w:val="0"/>
          <w:i w:val="0"/>
          <w:iCs w:val="0"/>
        </w:rPr>
        <w:t>Smart,</w:t>
      </w:r>
      <w:r w:rsidRPr="00824195">
        <w:rPr>
          <w:rStyle w:val="IntenseEmphasis"/>
          <w:rFonts w:ascii="Calibri" w:hAnsi="Calibri" w:cs="Calibri"/>
          <w:b w:val="0"/>
          <w:i w:val="0"/>
          <w:iCs w:val="0"/>
        </w:rPr>
        <w:t xml:space="preserve"> so they won’t become cyber victims. </w:t>
      </w:r>
      <w:r w:rsidR="00824195" w:rsidRPr="00824195">
        <w:rPr>
          <w:rStyle w:val="IntenseEmphasis"/>
          <w:rFonts w:ascii="Calibri" w:hAnsi="Calibri" w:cs="Calibri"/>
          <w:b w:val="0"/>
          <w:i w:val="0"/>
          <w:iCs w:val="0"/>
        </w:rPr>
        <w:t>So,</w:t>
      </w:r>
      <w:r w:rsidRPr="00824195">
        <w:rPr>
          <w:rStyle w:val="IntenseEmphasis"/>
          <w:rFonts w:ascii="Calibri" w:hAnsi="Calibri" w:cs="Calibri"/>
          <w:b w:val="0"/>
          <w:i w:val="0"/>
          <w:iCs w:val="0"/>
        </w:rPr>
        <w:t xml:space="preserve"> when my wife's friend came to us with a concerning situation involving </w:t>
      </w:r>
      <w:r w:rsidRPr="00824195">
        <w:rPr>
          <w:rStyle w:val="IntenseEmphasis"/>
          <w:rFonts w:ascii="Calibri" w:hAnsi="Calibri" w:cs="Calibri"/>
          <w:b w:val="0"/>
          <w:i w:val="0"/>
          <w:iCs w:val="0"/>
        </w:rPr>
        <w:lastRenderedPageBreak/>
        <w:t>her mother and a mysterious man on Facebook, I was eager to help and offer my expertise.</w:t>
      </w:r>
      <w:r w:rsidRPr="00824195">
        <w:rPr>
          <w:rStyle w:val="IntenseEmphasis"/>
          <w:rFonts w:ascii="MS Gothic" w:eastAsia="MS Gothic" w:hAnsi="MS Gothic" w:cs="MS Gothic" w:hint="eastAsia"/>
          <w:b w:val="0"/>
          <w:i w:val="0"/>
          <w:iCs w:val="0"/>
        </w:rPr>
        <w:t>  </w:t>
      </w:r>
    </w:p>
    <w:p w14:paraId="32CD541B" w14:textId="77777777" w:rsidR="00824195" w:rsidRDefault="009A6AE5" w:rsidP="00824195">
      <w:pPr>
        <w:rPr>
          <w:rStyle w:val="IntenseEmphasis"/>
          <w:rFonts w:ascii="MS Gothic" w:eastAsia="MS Gothic" w:hAnsi="MS Gothic" w:cs="MS Gothic"/>
          <w:b w:val="0"/>
          <w:i w:val="0"/>
          <w:iCs w:val="0"/>
        </w:rPr>
      </w:pPr>
      <w:r w:rsidRPr="00824195">
        <w:rPr>
          <w:rStyle w:val="IntenseEmphasis"/>
          <w:rFonts w:ascii="Calibri" w:hAnsi="Calibri" w:cs="Calibri"/>
          <w:b w:val="0"/>
          <w:i w:val="0"/>
          <w:iCs w:val="0"/>
        </w:rPr>
        <w:t>The friend's mother had been engaging in lengthy conversations with a man she had never met, who had randomly added her on Facebook. Despite her daughter's warnings that this man could be a scammer, the mother refused to believe it. This prompted my wife to seek my advice, and I invited the mother to our home to discuss the situation.</w:t>
      </w:r>
      <w:r w:rsidRPr="00824195">
        <w:rPr>
          <w:rStyle w:val="IntenseEmphasis"/>
          <w:rFonts w:ascii="MS Gothic" w:eastAsia="MS Gothic" w:hAnsi="MS Gothic" w:cs="MS Gothic" w:hint="eastAsia"/>
          <w:b w:val="0"/>
          <w:i w:val="0"/>
          <w:iCs w:val="0"/>
        </w:rPr>
        <w:t>  </w:t>
      </w:r>
    </w:p>
    <w:p w14:paraId="17DDFE5A" w14:textId="77777777" w:rsidR="00824195" w:rsidRDefault="009A6AE5" w:rsidP="00824195">
      <w:pPr>
        <w:rPr>
          <w:rStyle w:val="IntenseEmphasis"/>
          <w:rFonts w:ascii="MS Gothic" w:eastAsia="MS Gothic" w:hAnsi="MS Gothic" w:cs="MS Gothic"/>
          <w:b w:val="0"/>
          <w:i w:val="0"/>
          <w:iCs w:val="0"/>
        </w:rPr>
      </w:pPr>
      <w:r w:rsidRPr="00824195">
        <w:rPr>
          <w:rStyle w:val="IntenseEmphasis"/>
          <w:rFonts w:ascii="Calibri" w:hAnsi="Calibri" w:cs="Calibri"/>
          <w:b w:val="0"/>
          <w:i w:val="0"/>
          <w:iCs w:val="0"/>
        </w:rPr>
        <w:t>We spent over an hour examining the man's Facebook profile, which raised many red flags. He had no friends but followed numerous women, with a profile that had only been active for a few months, and which contained very little information. It was clear to me that this man was likely a scammer who would eventually ask her for money.</w:t>
      </w:r>
      <w:r w:rsidRPr="00824195">
        <w:rPr>
          <w:rStyle w:val="IntenseEmphasis"/>
          <w:rFonts w:ascii="MS Gothic" w:eastAsia="MS Gothic" w:hAnsi="MS Gothic" w:cs="MS Gothic" w:hint="eastAsia"/>
          <w:b w:val="0"/>
          <w:i w:val="0"/>
          <w:iCs w:val="0"/>
        </w:rPr>
        <w:t>  </w:t>
      </w:r>
    </w:p>
    <w:p w14:paraId="7B2D2048" w14:textId="77777777" w:rsidR="00824195" w:rsidRDefault="009A6AE5" w:rsidP="00824195">
      <w:pPr>
        <w:rPr>
          <w:rStyle w:val="IntenseEmphasis"/>
          <w:rFonts w:ascii="MS Gothic" w:eastAsia="MS Gothic" w:hAnsi="MS Gothic" w:cs="MS Gothic"/>
          <w:b w:val="0"/>
          <w:i w:val="0"/>
          <w:iCs w:val="0"/>
        </w:rPr>
      </w:pPr>
      <w:r w:rsidRPr="00824195">
        <w:rPr>
          <w:rStyle w:val="IntenseEmphasis"/>
          <w:rFonts w:ascii="Calibri" w:hAnsi="Calibri" w:cs="Calibri"/>
          <w:b w:val="0"/>
          <w:i w:val="0"/>
          <w:iCs w:val="0"/>
        </w:rPr>
        <w:t>I warned the mother that if he were to ask her for money in the coming days or weeks, claiming it was to visit her, it would confirm our suspicions. She brushed it off, stating she had no money to send him anyway, so it wouldn't be a big deal.</w:t>
      </w:r>
      <w:r w:rsidRPr="00824195">
        <w:rPr>
          <w:rStyle w:val="IntenseEmphasis"/>
          <w:rFonts w:ascii="MS Gothic" w:eastAsia="MS Gothic" w:hAnsi="MS Gothic" w:cs="MS Gothic" w:hint="eastAsia"/>
          <w:b w:val="0"/>
          <w:i w:val="0"/>
          <w:iCs w:val="0"/>
        </w:rPr>
        <w:t>  </w:t>
      </w:r>
      <w:r w:rsidRPr="00824195">
        <w:rPr>
          <w:rStyle w:val="IntenseEmphasis"/>
          <w:rFonts w:ascii="Calibri" w:hAnsi="Calibri" w:cs="Calibri"/>
          <w:b w:val="0"/>
          <w:i w:val="0"/>
          <w:iCs w:val="0"/>
        </w:rPr>
        <w:t>Less than a week later, the mother reached out to my wife, confirming that the man had indeed requested money to complete a “project” he was working on before being able to come and visit her. He played on her heart strings saying he really wanted to come visit her, but he needed $20,000 to finish the project he was on and then he’d be free. It was a wakeup call for her, realizing that we had been right about the scam. She discontinued communication with him, despite his persistent attempts to reconnect and profess his love for her.</w:t>
      </w:r>
      <w:r w:rsidRPr="00824195">
        <w:rPr>
          <w:rStyle w:val="IntenseEmphasis"/>
          <w:rFonts w:ascii="MS Gothic" w:eastAsia="MS Gothic" w:hAnsi="MS Gothic" w:cs="MS Gothic" w:hint="eastAsia"/>
          <w:b w:val="0"/>
          <w:i w:val="0"/>
          <w:iCs w:val="0"/>
        </w:rPr>
        <w:t>  </w:t>
      </w:r>
    </w:p>
    <w:p w14:paraId="6102C62A" w14:textId="77777777" w:rsidR="00824195" w:rsidRDefault="009A6AE5" w:rsidP="00824195">
      <w:pPr>
        <w:rPr>
          <w:rStyle w:val="IntenseEmphasis"/>
          <w:rFonts w:ascii="MS Gothic" w:eastAsia="MS Gothic" w:hAnsi="MS Gothic" w:cs="MS Gothic"/>
          <w:b w:val="0"/>
          <w:i w:val="0"/>
          <w:iCs w:val="0"/>
        </w:rPr>
      </w:pPr>
      <w:r w:rsidRPr="00824195">
        <w:rPr>
          <w:rStyle w:val="IntenseEmphasis"/>
          <w:rFonts w:ascii="Calibri" w:hAnsi="Calibri" w:cs="Calibri"/>
          <w:b w:val="0"/>
          <w:i w:val="0"/>
          <w:iCs w:val="0"/>
        </w:rPr>
        <w:t>This experience serves as an important lesson in cyber safety. The reality is that millions of people fall victim to scams like this every year, losing significant amounts of money. Unfortunately, seniors are often the targets for these types of scams due to their lack of online experience. Luckily, in this case, the mother was able to recognize the scam and avoid becoming a victim.</w:t>
      </w:r>
      <w:r w:rsidRPr="00824195">
        <w:rPr>
          <w:rStyle w:val="IntenseEmphasis"/>
          <w:rFonts w:ascii="MS Gothic" w:eastAsia="MS Gothic" w:hAnsi="MS Gothic" w:cs="MS Gothic" w:hint="eastAsia"/>
          <w:b w:val="0"/>
          <w:i w:val="0"/>
          <w:iCs w:val="0"/>
        </w:rPr>
        <w:t>  </w:t>
      </w:r>
    </w:p>
    <w:p w14:paraId="26AFE4B4" w14:textId="77777777" w:rsidR="00824195" w:rsidRDefault="009A6AE5" w:rsidP="00824195">
      <w:pPr>
        <w:rPr>
          <w:rStyle w:val="IntenseEmphasis"/>
          <w:rFonts w:ascii="Calibri" w:hAnsi="Calibri" w:cs="Calibri"/>
          <w:b w:val="0"/>
          <w:i w:val="0"/>
          <w:iCs w:val="0"/>
        </w:rPr>
      </w:pPr>
      <w:r w:rsidRPr="00824195">
        <w:rPr>
          <w:rStyle w:val="IntenseEmphasis"/>
          <w:rFonts w:ascii="Calibri" w:hAnsi="Calibri" w:cs="Calibri"/>
          <w:b w:val="0"/>
          <w:i w:val="0"/>
          <w:iCs w:val="0"/>
        </w:rPr>
        <w:t xml:space="preserve">This cautionary tale reinforces the importance of being Cyber Smart and vigilant, especially when it comes to online interactions. By being aware of potential scams and understanding how to recognize them, individuals can protect themselves and their loved ones from falling prey to cyber threats. It's crucial to stay informed and </w:t>
      </w:r>
      <w:r w:rsidRPr="00824195">
        <w:rPr>
          <w:rStyle w:val="IntenseEmphasis"/>
          <w:rFonts w:ascii="Calibri" w:hAnsi="Calibri" w:cs="Calibri"/>
          <w:b w:val="0"/>
          <w:i w:val="0"/>
          <w:iCs w:val="0"/>
        </w:rPr>
        <w:lastRenderedPageBreak/>
        <w:t>cautious, especially when engaging in online relationships, to avoid becoming a victim of cybercrime.</w:t>
      </w:r>
    </w:p>
    <w:p w14:paraId="56BCF7C7" w14:textId="77777777" w:rsidR="00824195" w:rsidRDefault="005833BC" w:rsidP="00824195">
      <w:pPr>
        <w:rPr>
          <w:b/>
          <w:bCs/>
          <w:szCs w:val="28"/>
        </w:rPr>
      </w:pPr>
      <w:r w:rsidRPr="00A64072">
        <w:rPr>
          <w:b/>
          <w:bCs/>
          <w:szCs w:val="28"/>
        </w:rPr>
        <w:t>Think Before Posting Personal Information or Sharing Location Detail</w:t>
      </w:r>
      <w:r w:rsidR="00824195">
        <w:rPr>
          <w:b/>
          <w:bCs/>
          <w:szCs w:val="28"/>
        </w:rPr>
        <w:t>s</w:t>
      </w:r>
    </w:p>
    <w:p w14:paraId="7BC0AE35" w14:textId="77777777" w:rsidR="00824195" w:rsidRDefault="00273FEC" w:rsidP="00824195">
      <w:pPr>
        <w:spacing w:after="0"/>
        <w:contextualSpacing/>
        <w:rPr>
          <w:szCs w:val="28"/>
        </w:rPr>
      </w:pPr>
      <w:r w:rsidRPr="00273FEC">
        <w:rPr>
          <w:szCs w:val="28"/>
        </w:rPr>
        <w:t>When it comes to social media, it's important to be selective about who you allow into your online circle. While it may be tempting to accept friend requests from unfamiliar names, it's crucial to think about the potential risks involved. Cybercriminals often use fake profiles to gain access to personal information, so it's best to only accept requests from people you know and trust in real life. This can help protect your privacy and ensure that you're interacting with genuine individuals.</w:t>
      </w:r>
    </w:p>
    <w:p w14:paraId="3AA64C2B" w14:textId="77777777" w:rsidR="00824195" w:rsidRDefault="00824195" w:rsidP="00824195">
      <w:pPr>
        <w:spacing w:after="0"/>
        <w:contextualSpacing/>
        <w:rPr>
          <w:szCs w:val="28"/>
        </w:rPr>
      </w:pPr>
    </w:p>
    <w:p w14:paraId="54AB13F9" w14:textId="2F917EF8" w:rsidR="00273FEC" w:rsidRPr="00824195" w:rsidRDefault="00273FEC" w:rsidP="00824195">
      <w:pPr>
        <w:spacing w:after="0"/>
        <w:contextualSpacing/>
        <w:rPr>
          <w:rFonts w:ascii="Calibri" w:hAnsi="Calibri" w:cs="Calibri"/>
          <w:color w:val="000000" w:themeColor="text1"/>
        </w:rPr>
      </w:pPr>
      <w:r w:rsidRPr="00273FEC">
        <w:rPr>
          <w:szCs w:val="28"/>
        </w:rPr>
        <w:t>Additionally, it's important to be mindful of the information you share on social media platforms. Before posting personal details or location information, consider the potential consequences. Once something is posted online, it can be difficult</w:t>
      </w:r>
      <w:r w:rsidR="00DA712C">
        <w:rPr>
          <w:szCs w:val="28"/>
        </w:rPr>
        <w:t xml:space="preserve">, </w:t>
      </w:r>
      <w:r w:rsidR="003D6708">
        <w:rPr>
          <w:szCs w:val="28"/>
        </w:rPr>
        <w:t>if not impossible,</w:t>
      </w:r>
      <w:r w:rsidRPr="00273FEC">
        <w:rPr>
          <w:szCs w:val="28"/>
        </w:rPr>
        <w:t xml:space="preserve"> to completely remove it, and it may put you at risk. By being cautious about the information you share and the individuals you connect with, you can help ensure a safer and more secure social media experience.</w:t>
      </w:r>
    </w:p>
    <w:p w14:paraId="5FD40927" w14:textId="77777777" w:rsidR="003D6708" w:rsidRDefault="003D6708" w:rsidP="00D01712">
      <w:pPr>
        <w:pStyle w:val="NoSpacing"/>
        <w:spacing w:line="259" w:lineRule="auto"/>
        <w:contextualSpacing/>
        <w:rPr>
          <w:sz w:val="28"/>
          <w:szCs w:val="28"/>
        </w:rPr>
      </w:pPr>
    </w:p>
    <w:p w14:paraId="4E29FD24" w14:textId="3BDFC3E7" w:rsidR="001A1C33" w:rsidRDefault="003D6708" w:rsidP="00D01712">
      <w:pPr>
        <w:pStyle w:val="NoSpacing"/>
        <w:spacing w:line="259" w:lineRule="auto"/>
        <w:contextualSpacing/>
        <w:rPr>
          <w:sz w:val="28"/>
          <w:szCs w:val="28"/>
        </w:rPr>
      </w:pPr>
      <w:r>
        <w:rPr>
          <w:sz w:val="28"/>
          <w:szCs w:val="28"/>
        </w:rPr>
        <w:t>If my wife’s friend’s</w:t>
      </w:r>
      <w:r w:rsidR="001A1C33">
        <w:rPr>
          <w:sz w:val="28"/>
          <w:szCs w:val="28"/>
        </w:rPr>
        <w:t xml:space="preserve"> mother had not accepted the random friend request, she would never have had worry about some stranger asking her for $20,000</w:t>
      </w:r>
      <w:r w:rsidR="006779DC">
        <w:rPr>
          <w:sz w:val="28"/>
          <w:szCs w:val="28"/>
        </w:rPr>
        <w:t>.</w:t>
      </w:r>
    </w:p>
    <w:p w14:paraId="7D98D5B3" w14:textId="70CAE955" w:rsidR="006359E2" w:rsidRDefault="005833BC" w:rsidP="00D01712">
      <w:pPr>
        <w:pStyle w:val="NoSpacing"/>
        <w:spacing w:line="259" w:lineRule="auto"/>
        <w:contextualSpacing/>
        <w:rPr>
          <w:sz w:val="28"/>
          <w:szCs w:val="28"/>
        </w:rPr>
      </w:pPr>
      <w:r w:rsidRPr="009A774D">
        <w:rPr>
          <w:sz w:val="28"/>
          <w:szCs w:val="28"/>
        </w:rPr>
        <w:br/>
      </w:r>
      <w:r w:rsidRPr="00A64072">
        <w:rPr>
          <w:b/>
          <w:bCs/>
          <w:sz w:val="28"/>
          <w:szCs w:val="28"/>
        </w:rPr>
        <w:t>Be Cautious of Sharing Too Much Personal or Sensitive Information Online</w:t>
      </w:r>
      <w:r w:rsidRPr="009A774D">
        <w:rPr>
          <w:sz w:val="28"/>
          <w:szCs w:val="28"/>
        </w:rPr>
        <w:br/>
      </w:r>
    </w:p>
    <w:p w14:paraId="67B0C1BC" w14:textId="77777777" w:rsidR="006359E2" w:rsidRPr="006359E2" w:rsidRDefault="006359E2" w:rsidP="00D01712">
      <w:pPr>
        <w:pStyle w:val="NoSpacing"/>
        <w:spacing w:line="259" w:lineRule="auto"/>
        <w:contextualSpacing/>
        <w:rPr>
          <w:sz w:val="28"/>
          <w:szCs w:val="28"/>
        </w:rPr>
      </w:pPr>
      <w:r w:rsidRPr="006359E2">
        <w:rPr>
          <w:sz w:val="28"/>
          <w:szCs w:val="28"/>
        </w:rPr>
        <w:t>It's important to remember that not everyone on social media is who they say they are. While it may be tempting to connect with as many people as possible, it's crucial to be selective about accepting friend requests. Avoid sharing too much personal or sensitive information online, as cybercriminals can use this information to steal your identity or carry out other malicious activities. Be cautious about what you post and who you share it with, as there are people out there who may have ill intentions.</w:t>
      </w:r>
    </w:p>
    <w:p w14:paraId="030549CE" w14:textId="77777777" w:rsidR="006359E2" w:rsidRPr="006359E2" w:rsidRDefault="006359E2" w:rsidP="00D01712">
      <w:pPr>
        <w:pStyle w:val="NoSpacing"/>
        <w:spacing w:line="259" w:lineRule="auto"/>
        <w:contextualSpacing/>
        <w:rPr>
          <w:sz w:val="28"/>
          <w:szCs w:val="28"/>
        </w:rPr>
      </w:pPr>
    </w:p>
    <w:p w14:paraId="3FFA035A" w14:textId="7CED04A7" w:rsidR="006359E2" w:rsidRDefault="006359E2" w:rsidP="00D01712">
      <w:pPr>
        <w:pStyle w:val="NoSpacing"/>
        <w:spacing w:line="259" w:lineRule="auto"/>
        <w:contextualSpacing/>
        <w:rPr>
          <w:sz w:val="28"/>
          <w:szCs w:val="28"/>
        </w:rPr>
      </w:pPr>
      <w:r w:rsidRPr="006359E2">
        <w:rPr>
          <w:sz w:val="28"/>
          <w:szCs w:val="28"/>
        </w:rPr>
        <w:t xml:space="preserve">When accepting friend requests, take the time to vet the person's profile and mutual connections. Look for signs of a legitimate account, such as a profile picture, cover photo, and posts that seem genuine. If something seems off or </w:t>
      </w:r>
      <w:r w:rsidRPr="006359E2">
        <w:rPr>
          <w:sz w:val="28"/>
          <w:szCs w:val="28"/>
        </w:rPr>
        <w:lastRenderedPageBreak/>
        <w:t>suspicious, it's best to err on the side of caution and decline the request. Remember, it's okay to be selective about who you allow into your digital circle. By being mindful of who you connect with online, you can help protect yourself from falling victim to scams or cybercrimes.</w:t>
      </w:r>
    </w:p>
    <w:p w14:paraId="690571EC" w14:textId="77777777" w:rsidR="006359E2" w:rsidRDefault="006359E2" w:rsidP="00D01712">
      <w:pPr>
        <w:pStyle w:val="NoSpacing"/>
        <w:spacing w:line="259" w:lineRule="auto"/>
        <w:contextualSpacing/>
        <w:rPr>
          <w:sz w:val="28"/>
          <w:szCs w:val="28"/>
        </w:rPr>
      </w:pPr>
    </w:p>
    <w:p w14:paraId="6B23A35A" w14:textId="77777777" w:rsidR="007020C3" w:rsidRDefault="007020C3" w:rsidP="00D01712">
      <w:pPr>
        <w:pStyle w:val="NoSpacing"/>
        <w:spacing w:line="259" w:lineRule="auto"/>
        <w:contextualSpacing/>
        <w:rPr>
          <w:sz w:val="28"/>
          <w:szCs w:val="28"/>
        </w:rPr>
      </w:pPr>
      <w:r w:rsidRPr="007020C3">
        <w:rPr>
          <w:sz w:val="28"/>
          <w:szCs w:val="28"/>
        </w:rPr>
        <w:t>It's important to be mindful of the personal information you share on social media platforms. Posting too much information about your whereabouts, daily routine, or even personal details like your address, phone number, or birthdate can make you vulnerable to cyber criminals. They can use this information to potentially target you for identity theft, cyber stalking, or even break-ins while you're away from home.</w:t>
      </w:r>
    </w:p>
    <w:p w14:paraId="6B4EDDB5" w14:textId="77777777" w:rsidR="007020C3" w:rsidRDefault="007020C3" w:rsidP="00D01712">
      <w:pPr>
        <w:pStyle w:val="NoSpacing"/>
        <w:spacing w:line="259" w:lineRule="auto"/>
        <w:contextualSpacing/>
        <w:rPr>
          <w:sz w:val="28"/>
          <w:szCs w:val="28"/>
        </w:rPr>
      </w:pPr>
    </w:p>
    <w:p w14:paraId="46E6F99E" w14:textId="3E9B620E" w:rsidR="007020C3" w:rsidRPr="007020C3" w:rsidRDefault="007020C3" w:rsidP="00D01712">
      <w:pPr>
        <w:pStyle w:val="NoSpacing"/>
        <w:spacing w:line="259" w:lineRule="auto"/>
        <w:contextualSpacing/>
        <w:rPr>
          <w:sz w:val="28"/>
          <w:szCs w:val="28"/>
        </w:rPr>
      </w:pPr>
      <w:r>
        <w:rPr>
          <w:sz w:val="28"/>
          <w:szCs w:val="28"/>
        </w:rPr>
        <w:t xml:space="preserve">Remember the movie Home Alone? </w:t>
      </w:r>
      <w:r w:rsidR="00C07732">
        <w:rPr>
          <w:sz w:val="28"/>
          <w:szCs w:val="28"/>
        </w:rPr>
        <w:t>Joe Pesci’s</w:t>
      </w:r>
      <w:r w:rsidR="0088485E">
        <w:rPr>
          <w:sz w:val="28"/>
          <w:szCs w:val="28"/>
        </w:rPr>
        <w:t xml:space="preserve"> </w:t>
      </w:r>
      <w:r w:rsidR="00F869BD">
        <w:rPr>
          <w:sz w:val="28"/>
          <w:szCs w:val="28"/>
        </w:rPr>
        <w:t>“Harry</w:t>
      </w:r>
      <w:r w:rsidR="0088485E">
        <w:rPr>
          <w:sz w:val="28"/>
          <w:szCs w:val="28"/>
        </w:rPr>
        <w:t xml:space="preserve"> the wet bandit” had to dress as a Policeman and go door to door in the McAllister neighborhood to find out when everyone was going out of town. </w:t>
      </w:r>
      <w:r w:rsidR="00763BE2">
        <w:rPr>
          <w:sz w:val="28"/>
          <w:szCs w:val="28"/>
        </w:rPr>
        <w:t>I</w:t>
      </w:r>
      <w:r w:rsidR="0086101E">
        <w:rPr>
          <w:sz w:val="28"/>
          <w:szCs w:val="28"/>
        </w:rPr>
        <w:t>f</w:t>
      </w:r>
      <w:r w:rsidR="00763BE2">
        <w:rPr>
          <w:sz w:val="28"/>
          <w:szCs w:val="28"/>
        </w:rPr>
        <w:t xml:space="preserve"> social media had </w:t>
      </w:r>
      <w:r w:rsidR="004C66BC">
        <w:rPr>
          <w:sz w:val="28"/>
          <w:szCs w:val="28"/>
        </w:rPr>
        <w:t>existed,</w:t>
      </w:r>
      <w:r w:rsidR="00763BE2">
        <w:rPr>
          <w:sz w:val="28"/>
          <w:szCs w:val="28"/>
        </w:rPr>
        <w:t xml:space="preserve"> he would have simply had to check everyone’s social media, heck I bet Buzz would have been </w:t>
      </w:r>
      <w:r w:rsidR="0086101E">
        <w:rPr>
          <w:sz w:val="28"/>
          <w:szCs w:val="28"/>
        </w:rPr>
        <w:t>big</w:t>
      </w:r>
      <w:r w:rsidR="00763BE2">
        <w:rPr>
          <w:sz w:val="28"/>
          <w:szCs w:val="28"/>
        </w:rPr>
        <w:t xml:space="preserve"> on </w:t>
      </w:r>
      <w:r w:rsidR="004C5CAD">
        <w:rPr>
          <w:sz w:val="28"/>
          <w:szCs w:val="28"/>
        </w:rPr>
        <w:t>Tik Tok and</w:t>
      </w:r>
      <w:r w:rsidR="0086101E">
        <w:rPr>
          <w:sz w:val="28"/>
          <w:szCs w:val="28"/>
        </w:rPr>
        <w:t xml:space="preserve"> seen that a) they were out of town, and b) Kevin was still at home. It would have saved him his tooth. </w:t>
      </w:r>
    </w:p>
    <w:p w14:paraId="513EA968" w14:textId="77777777" w:rsidR="007020C3" w:rsidRPr="007020C3" w:rsidRDefault="007020C3" w:rsidP="00D01712">
      <w:pPr>
        <w:pStyle w:val="NoSpacing"/>
        <w:spacing w:line="259" w:lineRule="auto"/>
        <w:contextualSpacing/>
        <w:rPr>
          <w:sz w:val="28"/>
          <w:szCs w:val="28"/>
        </w:rPr>
      </w:pPr>
    </w:p>
    <w:p w14:paraId="4B7BF94D" w14:textId="3C7ACE99" w:rsidR="007020C3" w:rsidRDefault="0086101E" w:rsidP="00D01712">
      <w:pPr>
        <w:pStyle w:val="NoSpacing"/>
        <w:spacing w:line="259" w:lineRule="auto"/>
        <w:contextualSpacing/>
        <w:rPr>
          <w:sz w:val="28"/>
          <w:szCs w:val="28"/>
        </w:rPr>
      </w:pPr>
      <w:r>
        <w:rPr>
          <w:sz w:val="28"/>
          <w:szCs w:val="28"/>
        </w:rPr>
        <w:t>All jokes aside</w:t>
      </w:r>
      <w:r w:rsidR="007020C3" w:rsidRPr="007020C3">
        <w:rPr>
          <w:sz w:val="28"/>
          <w:szCs w:val="28"/>
        </w:rPr>
        <w:t xml:space="preserve">, oversharing on social media can have negative impacts on your personal and professional life. Employers and college admissions officers often check social media profiles as part of their screening process, and revealing too much personal information or engaging in controversial or inappropriate behavior online can harm your reputation and future opportunities. It's important to be cautious and mindful of the information you share </w:t>
      </w:r>
      <w:r w:rsidRPr="007020C3">
        <w:rPr>
          <w:sz w:val="28"/>
          <w:szCs w:val="28"/>
        </w:rPr>
        <w:t>online and</w:t>
      </w:r>
      <w:r w:rsidR="007020C3" w:rsidRPr="007020C3">
        <w:rPr>
          <w:sz w:val="28"/>
          <w:szCs w:val="28"/>
        </w:rPr>
        <w:t xml:space="preserve"> consider tightening your privacy settings to control who can see your posts and personal details.</w:t>
      </w:r>
    </w:p>
    <w:p w14:paraId="227585CA" w14:textId="77777777" w:rsidR="007020C3" w:rsidRDefault="007020C3" w:rsidP="00D01712">
      <w:pPr>
        <w:pStyle w:val="NoSpacing"/>
        <w:spacing w:line="259" w:lineRule="auto"/>
        <w:contextualSpacing/>
        <w:rPr>
          <w:sz w:val="28"/>
          <w:szCs w:val="28"/>
        </w:rPr>
      </w:pPr>
    </w:p>
    <w:p w14:paraId="0BF7D165" w14:textId="2A988199" w:rsidR="006359E2" w:rsidRDefault="005833BC" w:rsidP="00D01712">
      <w:pPr>
        <w:pStyle w:val="NoSpacing"/>
        <w:spacing w:line="259" w:lineRule="auto"/>
        <w:contextualSpacing/>
        <w:rPr>
          <w:b/>
          <w:bCs/>
          <w:sz w:val="28"/>
          <w:szCs w:val="28"/>
        </w:rPr>
      </w:pPr>
      <w:r w:rsidRPr="00A64072">
        <w:rPr>
          <w:b/>
          <w:bCs/>
          <w:sz w:val="28"/>
          <w:szCs w:val="28"/>
        </w:rPr>
        <w:t>Regularly Review and Clean Up Your Friend or Follower List</w:t>
      </w:r>
    </w:p>
    <w:p w14:paraId="7674396F" w14:textId="77777777" w:rsidR="00C41CD3" w:rsidRPr="00C41CD3" w:rsidRDefault="005833BC" w:rsidP="00D01712">
      <w:pPr>
        <w:pStyle w:val="NoSpacing"/>
        <w:spacing w:line="259" w:lineRule="auto"/>
        <w:contextualSpacing/>
        <w:rPr>
          <w:sz w:val="28"/>
          <w:szCs w:val="28"/>
        </w:rPr>
      </w:pPr>
      <w:r w:rsidRPr="009A774D">
        <w:rPr>
          <w:sz w:val="28"/>
          <w:szCs w:val="28"/>
        </w:rPr>
        <w:br/>
      </w:r>
      <w:r w:rsidR="00C41CD3" w:rsidRPr="00C41CD3">
        <w:rPr>
          <w:sz w:val="28"/>
          <w:szCs w:val="28"/>
        </w:rPr>
        <w:t xml:space="preserve">In today's digital age, it's crucial to be vigilant about the type of people you allow into your online circle. By regularly reviewing and cleaning up your friend or follower list, you can ensure a safer and more positive online experience. Take the time to remove any accounts that seem suspicious or inactive, as well as individuals you no longer wish to be connected with. This simple yet important </w:t>
      </w:r>
      <w:r w:rsidR="00C41CD3" w:rsidRPr="00C41CD3">
        <w:rPr>
          <w:sz w:val="28"/>
          <w:szCs w:val="28"/>
        </w:rPr>
        <w:lastRenderedPageBreak/>
        <w:t>step can help protect your personal information and prevent unwanted interactions.</w:t>
      </w:r>
    </w:p>
    <w:p w14:paraId="63CC5055" w14:textId="77777777" w:rsidR="00C41CD3" w:rsidRPr="00C41CD3" w:rsidRDefault="00C41CD3" w:rsidP="00D01712">
      <w:pPr>
        <w:pStyle w:val="NoSpacing"/>
        <w:spacing w:line="259" w:lineRule="auto"/>
        <w:contextualSpacing/>
        <w:rPr>
          <w:sz w:val="28"/>
          <w:szCs w:val="28"/>
        </w:rPr>
      </w:pPr>
    </w:p>
    <w:p w14:paraId="0013D452" w14:textId="77777777" w:rsidR="004E1C30" w:rsidRPr="004E1C30" w:rsidRDefault="004E1C30" w:rsidP="00D01712">
      <w:pPr>
        <w:pStyle w:val="NoSpacing"/>
        <w:spacing w:line="259" w:lineRule="auto"/>
        <w:contextualSpacing/>
        <w:rPr>
          <w:sz w:val="28"/>
          <w:szCs w:val="28"/>
        </w:rPr>
      </w:pPr>
      <w:r w:rsidRPr="004E1C30">
        <w:rPr>
          <w:sz w:val="28"/>
          <w:szCs w:val="28"/>
        </w:rPr>
        <w:t>Unfortunately, there are many fake accounts and inactive profiles in the digital world, and having these on your friend list can compromise your online security. By culling these accounts, you can reduce the risk of being targeted by phishing scams, fake friend requests, and other cyber threats.</w:t>
      </w:r>
    </w:p>
    <w:p w14:paraId="13C4F3EE" w14:textId="77777777" w:rsidR="004E1C30" w:rsidRPr="004E1C30" w:rsidRDefault="004E1C30" w:rsidP="00D01712">
      <w:pPr>
        <w:pStyle w:val="NoSpacing"/>
        <w:spacing w:line="259" w:lineRule="auto"/>
        <w:contextualSpacing/>
        <w:rPr>
          <w:sz w:val="28"/>
          <w:szCs w:val="28"/>
        </w:rPr>
      </w:pPr>
    </w:p>
    <w:p w14:paraId="4DB7214A" w14:textId="77777777" w:rsidR="004E1C30" w:rsidRDefault="004E1C30" w:rsidP="00D01712">
      <w:pPr>
        <w:pStyle w:val="NoSpacing"/>
        <w:spacing w:line="259" w:lineRule="auto"/>
        <w:contextualSpacing/>
        <w:rPr>
          <w:sz w:val="28"/>
          <w:szCs w:val="28"/>
        </w:rPr>
      </w:pPr>
      <w:r w:rsidRPr="004E1C30">
        <w:rPr>
          <w:sz w:val="28"/>
          <w:szCs w:val="28"/>
        </w:rPr>
        <w:t>Additionally, removing inactive or fake accounts from your social media network can help you to have a more authentic and meaningful online experience. By keeping your connections list populated with real, active friends and acquaintances, you'll be able to see more relevant and engaging content in your feed, engage in more meaningful interactions, and build stronger relationships with the people who matter most to you. So, take the time to review your social media friends and connections regularly, and remove any accounts that are not adding value to your online experience.</w:t>
      </w:r>
    </w:p>
    <w:p w14:paraId="3D3B6289" w14:textId="105CA874" w:rsidR="00A66FC7" w:rsidRDefault="005833BC" w:rsidP="00D01712">
      <w:pPr>
        <w:pStyle w:val="NoSpacing"/>
        <w:spacing w:line="259" w:lineRule="auto"/>
        <w:contextualSpacing/>
        <w:rPr>
          <w:sz w:val="28"/>
          <w:szCs w:val="28"/>
        </w:rPr>
      </w:pPr>
      <w:r w:rsidRPr="009A774D">
        <w:rPr>
          <w:sz w:val="28"/>
          <w:szCs w:val="28"/>
        </w:rPr>
        <w:br/>
      </w:r>
      <w:r w:rsidR="00A66FC7" w:rsidRPr="00A66FC7">
        <w:rPr>
          <w:b/>
          <w:bCs/>
          <w:sz w:val="28"/>
          <w:szCs w:val="28"/>
        </w:rPr>
        <w:t>Rules for your kids and social media</w:t>
      </w:r>
    </w:p>
    <w:p w14:paraId="719C18C0" w14:textId="77777777" w:rsidR="00A66FC7" w:rsidRDefault="00A66FC7" w:rsidP="00D01712">
      <w:pPr>
        <w:pStyle w:val="NoSpacing"/>
        <w:spacing w:line="259" w:lineRule="auto"/>
        <w:contextualSpacing/>
        <w:rPr>
          <w:sz w:val="28"/>
          <w:szCs w:val="28"/>
        </w:rPr>
      </w:pPr>
    </w:p>
    <w:p w14:paraId="4BE921F3" w14:textId="13FF24CD" w:rsidR="007211FC" w:rsidRPr="007211FC" w:rsidRDefault="007211FC" w:rsidP="00D01712">
      <w:pPr>
        <w:pStyle w:val="NoSpacing"/>
        <w:spacing w:line="259" w:lineRule="auto"/>
        <w:contextualSpacing/>
        <w:rPr>
          <w:sz w:val="28"/>
          <w:szCs w:val="28"/>
        </w:rPr>
      </w:pPr>
      <w:r w:rsidRPr="007211FC">
        <w:rPr>
          <w:sz w:val="28"/>
          <w:szCs w:val="28"/>
        </w:rPr>
        <w:t xml:space="preserve">When it comes to </w:t>
      </w:r>
      <w:r w:rsidR="00E80BC5">
        <w:rPr>
          <w:sz w:val="28"/>
          <w:szCs w:val="28"/>
        </w:rPr>
        <w:t>your kids being</w:t>
      </w:r>
      <w:r w:rsidRPr="007211FC">
        <w:rPr>
          <w:sz w:val="28"/>
          <w:szCs w:val="28"/>
        </w:rPr>
        <w:t xml:space="preserve"> on social media, it's important to stress the importance of being selective. Encourage them to only accept friend requests from people they know in real life, such as family members, classmates, and close friends. Remind them to be cautious of strangers and to never share personal information with people they don't know.</w:t>
      </w:r>
    </w:p>
    <w:p w14:paraId="49C853D9" w14:textId="77777777" w:rsidR="007211FC" w:rsidRPr="007211FC" w:rsidRDefault="007211FC" w:rsidP="00D01712">
      <w:pPr>
        <w:pStyle w:val="NoSpacing"/>
        <w:spacing w:line="259" w:lineRule="auto"/>
        <w:contextualSpacing/>
        <w:rPr>
          <w:sz w:val="28"/>
          <w:szCs w:val="28"/>
        </w:rPr>
      </w:pPr>
    </w:p>
    <w:p w14:paraId="60FCE2F1" w14:textId="25458D3E" w:rsidR="00A66FC7" w:rsidRDefault="007211FC" w:rsidP="00D01712">
      <w:pPr>
        <w:pStyle w:val="NoSpacing"/>
        <w:spacing w:line="259" w:lineRule="auto"/>
        <w:contextualSpacing/>
        <w:rPr>
          <w:sz w:val="28"/>
          <w:szCs w:val="28"/>
        </w:rPr>
      </w:pPr>
      <w:r w:rsidRPr="007211FC">
        <w:rPr>
          <w:sz w:val="28"/>
          <w:szCs w:val="28"/>
        </w:rPr>
        <w:t>In addition, make sure they understand the potential risks of accepting friend requests from strangers, such as the possibility of cyberbullying, stalking, or identity theft. Encourage them to report and block any suspicious or inappropriate behavior. By establishing clear rules and guidelines, you can help protect your children and teach them how to navigate social media safely and responsibly.</w:t>
      </w:r>
    </w:p>
    <w:p w14:paraId="5DC4A5A4" w14:textId="77777777" w:rsidR="007211FC" w:rsidRDefault="007211FC" w:rsidP="00D01712">
      <w:pPr>
        <w:pStyle w:val="NoSpacing"/>
        <w:spacing w:line="259" w:lineRule="auto"/>
        <w:contextualSpacing/>
        <w:rPr>
          <w:sz w:val="28"/>
          <w:szCs w:val="28"/>
        </w:rPr>
      </w:pPr>
    </w:p>
    <w:p w14:paraId="70FF9F2D" w14:textId="394236EE" w:rsidR="007211FC" w:rsidRDefault="007211FC" w:rsidP="00D01712">
      <w:pPr>
        <w:pStyle w:val="NoSpacing"/>
        <w:spacing w:line="259" w:lineRule="auto"/>
        <w:contextualSpacing/>
        <w:rPr>
          <w:sz w:val="28"/>
          <w:szCs w:val="28"/>
        </w:rPr>
      </w:pPr>
      <w:r>
        <w:rPr>
          <w:sz w:val="28"/>
          <w:szCs w:val="28"/>
        </w:rPr>
        <w:t>I will go into more detail in this in the following chapter.</w:t>
      </w:r>
    </w:p>
    <w:p w14:paraId="386715F5" w14:textId="77777777" w:rsidR="00A66FC7" w:rsidRDefault="00A66FC7" w:rsidP="00D01712">
      <w:pPr>
        <w:pStyle w:val="NoSpacing"/>
        <w:spacing w:line="259" w:lineRule="auto"/>
        <w:contextualSpacing/>
        <w:rPr>
          <w:sz w:val="28"/>
          <w:szCs w:val="28"/>
        </w:rPr>
      </w:pPr>
    </w:p>
    <w:p w14:paraId="2AED8C6E" w14:textId="547CD333" w:rsidR="0034289A" w:rsidRDefault="0034289A" w:rsidP="00D01712">
      <w:pPr>
        <w:pStyle w:val="NoSpacing"/>
        <w:spacing w:line="259" w:lineRule="auto"/>
        <w:contextualSpacing/>
        <w:rPr>
          <w:sz w:val="28"/>
          <w:szCs w:val="28"/>
        </w:rPr>
      </w:pPr>
      <w:r>
        <w:rPr>
          <w:sz w:val="28"/>
          <w:szCs w:val="28"/>
        </w:rPr>
        <w:lastRenderedPageBreak/>
        <w:t>But for now, y</w:t>
      </w:r>
      <w:r w:rsidR="005833BC" w:rsidRPr="009A774D">
        <w:rPr>
          <w:sz w:val="28"/>
          <w:szCs w:val="28"/>
        </w:rPr>
        <w:t>ou can set rules such as sharing passwords</w:t>
      </w:r>
      <w:r w:rsidR="001B49CE">
        <w:rPr>
          <w:sz w:val="28"/>
          <w:szCs w:val="28"/>
        </w:rPr>
        <w:t xml:space="preserve"> their passwords</w:t>
      </w:r>
      <w:r w:rsidR="005833BC" w:rsidRPr="009A774D">
        <w:rPr>
          <w:sz w:val="28"/>
          <w:szCs w:val="28"/>
        </w:rPr>
        <w:t xml:space="preserve"> with </w:t>
      </w:r>
      <w:r w:rsidR="001B49CE">
        <w:rPr>
          <w:sz w:val="28"/>
          <w:szCs w:val="28"/>
        </w:rPr>
        <w:t>you</w:t>
      </w:r>
      <w:r w:rsidR="005833BC" w:rsidRPr="009A774D">
        <w:rPr>
          <w:sz w:val="28"/>
          <w:szCs w:val="28"/>
        </w:rPr>
        <w:t>, not accepting friend requests from unknown individuals, and seeking help if they encounter any suspicious activity online.</w:t>
      </w:r>
      <w:r w:rsidR="00A66FC7">
        <w:rPr>
          <w:sz w:val="28"/>
          <w:szCs w:val="28"/>
        </w:rPr>
        <w:t xml:space="preserve"> </w:t>
      </w:r>
    </w:p>
    <w:p w14:paraId="58B4F29E" w14:textId="77777777" w:rsidR="0034289A" w:rsidRDefault="0034289A" w:rsidP="00D01712">
      <w:pPr>
        <w:pStyle w:val="NoSpacing"/>
        <w:spacing w:line="259" w:lineRule="auto"/>
        <w:contextualSpacing/>
        <w:rPr>
          <w:sz w:val="28"/>
          <w:szCs w:val="28"/>
        </w:rPr>
      </w:pPr>
    </w:p>
    <w:p w14:paraId="7C115453" w14:textId="7631346B" w:rsidR="00A66FC7" w:rsidRDefault="00A66FC7" w:rsidP="00D01712">
      <w:pPr>
        <w:pStyle w:val="NoSpacing"/>
        <w:spacing w:line="259" w:lineRule="auto"/>
        <w:contextualSpacing/>
        <w:rPr>
          <w:sz w:val="28"/>
          <w:szCs w:val="28"/>
        </w:rPr>
      </w:pPr>
      <w:r>
        <w:rPr>
          <w:sz w:val="28"/>
          <w:szCs w:val="28"/>
        </w:rPr>
        <w:t>Here is an example set of rules you can use as a starting point:</w:t>
      </w:r>
    </w:p>
    <w:p w14:paraId="6F2599C2" w14:textId="77777777" w:rsidR="008F5970" w:rsidRDefault="008F5970" w:rsidP="00D01712">
      <w:pPr>
        <w:pStyle w:val="NoSpacing"/>
        <w:spacing w:line="259" w:lineRule="auto"/>
        <w:contextualSpacing/>
        <w:rPr>
          <w:sz w:val="28"/>
          <w:szCs w:val="28"/>
        </w:rPr>
      </w:pPr>
    </w:p>
    <w:p w14:paraId="64481EF5" w14:textId="5A460CC9" w:rsidR="008F5970" w:rsidRPr="00016705" w:rsidRDefault="00016705" w:rsidP="00D01712">
      <w:pPr>
        <w:pStyle w:val="NoSpacing"/>
        <w:spacing w:line="259" w:lineRule="auto"/>
        <w:contextualSpacing/>
        <w:rPr>
          <w:b/>
          <w:bCs/>
          <w:i/>
          <w:iCs/>
          <w:sz w:val="28"/>
          <w:szCs w:val="28"/>
        </w:rPr>
      </w:pPr>
      <w:r w:rsidRPr="00016705">
        <w:rPr>
          <w:b/>
          <w:bCs/>
          <w:i/>
          <w:iCs/>
          <w:sz w:val="28"/>
          <w:szCs w:val="28"/>
        </w:rPr>
        <w:t>“</w:t>
      </w:r>
      <w:r w:rsidR="008F5970" w:rsidRPr="00016705">
        <w:rPr>
          <w:b/>
          <w:bCs/>
          <w:i/>
          <w:iCs/>
          <w:sz w:val="28"/>
          <w:szCs w:val="28"/>
        </w:rPr>
        <w:t>Social Media Rules”</w:t>
      </w:r>
    </w:p>
    <w:p w14:paraId="1C5538FB" w14:textId="77777777" w:rsidR="008F5970" w:rsidRDefault="008F5970" w:rsidP="00D01712">
      <w:pPr>
        <w:pStyle w:val="NoSpacing"/>
        <w:spacing w:line="259" w:lineRule="auto"/>
        <w:contextualSpacing/>
        <w:rPr>
          <w:sz w:val="28"/>
          <w:szCs w:val="28"/>
        </w:rPr>
      </w:pPr>
    </w:p>
    <w:p w14:paraId="41F95892" w14:textId="77777777" w:rsidR="008F5970" w:rsidRPr="008F5970" w:rsidRDefault="008F5970" w:rsidP="00D01712">
      <w:pPr>
        <w:pStyle w:val="NoSpacing"/>
        <w:numPr>
          <w:ilvl w:val="0"/>
          <w:numId w:val="5"/>
        </w:numPr>
        <w:spacing w:line="259" w:lineRule="auto"/>
        <w:contextualSpacing/>
        <w:rPr>
          <w:sz w:val="28"/>
          <w:szCs w:val="28"/>
        </w:rPr>
      </w:pPr>
      <w:r w:rsidRPr="008F5970">
        <w:rPr>
          <w:sz w:val="28"/>
          <w:szCs w:val="28"/>
        </w:rPr>
        <w:t>Rule #1: "I will be your first friend on any social media site. This way, I can stay connected and aware of your online activities."</w:t>
      </w:r>
    </w:p>
    <w:p w14:paraId="15C7A744" w14:textId="77777777" w:rsidR="008F5970" w:rsidRPr="008F5970" w:rsidRDefault="008F5970" w:rsidP="00D01712">
      <w:pPr>
        <w:pStyle w:val="NoSpacing"/>
        <w:spacing w:line="259" w:lineRule="auto"/>
        <w:contextualSpacing/>
        <w:rPr>
          <w:sz w:val="28"/>
          <w:szCs w:val="28"/>
        </w:rPr>
      </w:pPr>
    </w:p>
    <w:p w14:paraId="2768A775" w14:textId="77777777" w:rsidR="008F5970" w:rsidRPr="008F5970" w:rsidRDefault="008F5970" w:rsidP="00D01712">
      <w:pPr>
        <w:pStyle w:val="NoSpacing"/>
        <w:numPr>
          <w:ilvl w:val="0"/>
          <w:numId w:val="5"/>
        </w:numPr>
        <w:spacing w:line="259" w:lineRule="auto"/>
        <w:contextualSpacing/>
        <w:rPr>
          <w:sz w:val="28"/>
          <w:szCs w:val="28"/>
        </w:rPr>
      </w:pPr>
      <w:r w:rsidRPr="008F5970">
        <w:rPr>
          <w:sz w:val="28"/>
          <w:szCs w:val="28"/>
        </w:rPr>
        <w:t>Rule #2: "You must share your passwords with me, but no one else, not even your friends. This is for your safety and so I can help if there are any issues."</w:t>
      </w:r>
    </w:p>
    <w:p w14:paraId="74ECFF7A" w14:textId="77777777" w:rsidR="008F5970" w:rsidRPr="008F5970" w:rsidRDefault="008F5970" w:rsidP="00D01712">
      <w:pPr>
        <w:pStyle w:val="NoSpacing"/>
        <w:spacing w:line="259" w:lineRule="auto"/>
        <w:contextualSpacing/>
        <w:rPr>
          <w:sz w:val="28"/>
          <w:szCs w:val="28"/>
        </w:rPr>
      </w:pPr>
    </w:p>
    <w:p w14:paraId="4311F291" w14:textId="77777777" w:rsidR="008F5970" w:rsidRPr="008F5970" w:rsidRDefault="008F5970" w:rsidP="00D01712">
      <w:pPr>
        <w:pStyle w:val="NoSpacing"/>
        <w:numPr>
          <w:ilvl w:val="0"/>
          <w:numId w:val="5"/>
        </w:numPr>
        <w:spacing w:line="259" w:lineRule="auto"/>
        <w:contextualSpacing/>
        <w:rPr>
          <w:sz w:val="28"/>
          <w:szCs w:val="28"/>
        </w:rPr>
      </w:pPr>
      <w:r w:rsidRPr="008F5970">
        <w:rPr>
          <w:sz w:val="28"/>
          <w:szCs w:val="28"/>
        </w:rPr>
        <w:t>Rule #3: "We will set your profiles to private together. This ensures only people you know can see what you post."</w:t>
      </w:r>
    </w:p>
    <w:p w14:paraId="22937946" w14:textId="77777777" w:rsidR="008F5970" w:rsidRPr="008F5970" w:rsidRDefault="008F5970" w:rsidP="00D01712">
      <w:pPr>
        <w:pStyle w:val="NoSpacing"/>
        <w:spacing w:line="259" w:lineRule="auto"/>
        <w:contextualSpacing/>
        <w:rPr>
          <w:sz w:val="28"/>
          <w:szCs w:val="28"/>
        </w:rPr>
      </w:pPr>
    </w:p>
    <w:p w14:paraId="0EA028AE" w14:textId="77777777" w:rsidR="008F5970" w:rsidRPr="008F5970" w:rsidRDefault="008F5970" w:rsidP="00D01712">
      <w:pPr>
        <w:pStyle w:val="NoSpacing"/>
        <w:numPr>
          <w:ilvl w:val="0"/>
          <w:numId w:val="5"/>
        </w:numPr>
        <w:spacing w:line="259" w:lineRule="auto"/>
        <w:contextualSpacing/>
        <w:rPr>
          <w:sz w:val="28"/>
          <w:szCs w:val="28"/>
        </w:rPr>
      </w:pPr>
      <w:r w:rsidRPr="008F5970">
        <w:rPr>
          <w:sz w:val="28"/>
          <w:szCs w:val="28"/>
        </w:rPr>
        <w:t>Rule #4: "Before you post anything, think about whether it's something you'd be comfortable with everyone seeing. If not, don't post it."</w:t>
      </w:r>
    </w:p>
    <w:p w14:paraId="3145622B" w14:textId="77777777" w:rsidR="008F5970" w:rsidRPr="008F5970" w:rsidRDefault="008F5970" w:rsidP="00D01712">
      <w:pPr>
        <w:pStyle w:val="NoSpacing"/>
        <w:spacing w:line="259" w:lineRule="auto"/>
        <w:contextualSpacing/>
        <w:rPr>
          <w:sz w:val="28"/>
          <w:szCs w:val="28"/>
        </w:rPr>
      </w:pPr>
    </w:p>
    <w:p w14:paraId="4DD3E5FC" w14:textId="77777777" w:rsidR="008F5970" w:rsidRPr="008F5970" w:rsidRDefault="008F5970" w:rsidP="00D01712">
      <w:pPr>
        <w:pStyle w:val="NoSpacing"/>
        <w:numPr>
          <w:ilvl w:val="0"/>
          <w:numId w:val="5"/>
        </w:numPr>
        <w:spacing w:line="259" w:lineRule="auto"/>
        <w:contextualSpacing/>
        <w:rPr>
          <w:sz w:val="28"/>
          <w:szCs w:val="28"/>
        </w:rPr>
      </w:pPr>
      <w:r w:rsidRPr="008F5970">
        <w:rPr>
          <w:sz w:val="28"/>
          <w:szCs w:val="28"/>
        </w:rPr>
        <w:t>Rule #5: "You will accept friend requests only from people you know in real life. If you're unsure about someone, we'll discuss it first."</w:t>
      </w:r>
    </w:p>
    <w:p w14:paraId="552AD0A2" w14:textId="77777777" w:rsidR="008F5970" w:rsidRPr="008F5970" w:rsidRDefault="008F5970" w:rsidP="00D01712">
      <w:pPr>
        <w:pStyle w:val="NoSpacing"/>
        <w:spacing w:line="259" w:lineRule="auto"/>
        <w:contextualSpacing/>
        <w:rPr>
          <w:sz w:val="28"/>
          <w:szCs w:val="28"/>
        </w:rPr>
      </w:pPr>
    </w:p>
    <w:p w14:paraId="6692B9C1" w14:textId="77777777" w:rsidR="008F5970" w:rsidRPr="008F5970" w:rsidRDefault="008F5970" w:rsidP="00D01712">
      <w:pPr>
        <w:pStyle w:val="NoSpacing"/>
        <w:numPr>
          <w:ilvl w:val="0"/>
          <w:numId w:val="5"/>
        </w:numPr>
        <w:spacing w:line="259" w:lineRule="auto"/>
        <w:contextualSpacing/>
        <w:rPr>
          <w:sz w:val="28"/>
          <w:szCs w:val="28"/>
        </w:rPr>
      </w:pPr>
      <w:r w:rsidRPr="008F5970">
        <w:rPr>
          <w:sz w:val="28"/>
          <w:szCs w:val="28"/>
        </w:rPr>
        <w:t>Rule #6: "We will regularly discuss and review your friends' list to ensure it's up to date with people you genuinely know and trust."</w:t>
      </w:r>
    </w:p>
    <w:p w14:paraId="25ED1853" w14:textId="77777777" w:rsidR="008F5970" w:rsidRPr="008F5970" w:rsidRDefault="008F5970" w:rsidP="00D01712">
      <w:pPr>
        <w:pStyle w:val="NoSpacing"/>
        <w:spacing w:line="259" w:lineRule="auto"/>
        <w:contextualSpacing/>
        <w:rPr>
          <w:sz w:val="28"/>
          <w:szCs w:val="28"/>
        </w:rPr>
      </w:pPr>
    </w:p>
    <w:p w14:paraId="13CB019F" w14:textId="77777777" w:rsidR="008F5970" w:rsidRPr="008F5970" w:rsidRDefault="008F5970" w:rsidP="00D01712">
      <w:pPr>
        <w:pStyle w:val="NoSpacing"/>
        <w:numPr>
          <w:ilvl w:val="0"/>
          <w:numId w:val="5"/>
        </w:numPr>
        <w:spacing w:line="259" w:lineRule="auto"/>
        <w:contextualSpacing/>
        <w:rPr>
          <w:sz w:val="28"/>
          <w:szCs w:val="28"/>
        </w:rPr>
      </w:pPr>
      <w:r w:rsidRPr="008F5970">
        <w:rPr>
          <w:sz w:val="28"/>
          <w:szCs w:val="28"/>
        </w:rPr>
        <w:t>Rule #7: "There will be specific times when you can use social media. It's important to balance your online activities with other aspects of your life."</w:t>
      </w:r>
    </w:p>
    <w:p w14:paraId="6E09DF97" w14:textId="77777777" w:rsidR="008F5970" w:rsidRPr="008F5970" w:rsidRDefault="008F5970" w:rsidP="00D01712">
      <w:pPr>
        <w:pStyle w:val="NoSpacing"/>
        <w:spacing w:line="259" w:lineRule="auto"/>
        <w:contextualSpacing/>
        <w:rPr>
          <w:sz w:val="28"/>
          <w:szCs w:val="28"/>
        </w:rPr>
      </w:pPr>
    </w:p>
    <w:p w14:paraId="0BD391DB" w14:textId="77777777" w:rsidR="008F5970" w:rsidRPr="008F5970" w:rsidRDefault="008F5970" w:rsidP="00D01712">
      <w:pPr>
        <w:pStyle w:val="NoSpacing"/>
        <w:numPr>
          <w:ilvl w:val="0"/>
          <w:numId w:val="5"/>
        </w:numPr>
        <w:spacing w:line="259" w:lineRule="auto"/>
        <w:contextualSpacing/>
        <w:rPr>
          <w:sz w:val="28"/>
          <w:szCs w:val="28"/>
        </w:rPr>
      </w:pPr>
      <w:r w:rsidRPr="008F5970">
        <w:rPr>
          <w:sz w:val="28"/>
          <w:szCs w:val="28"/>
        </w:rPr>
        <w:t>Rule #8: "If you encounter anything upsetting or uncomfortable online, you will tell me immediately. It's important for us to tackle these issues together."</w:t>
      </w:r>
    </w:p>
    <w:p w14:paraId="4E8F248C" w14:textId="77777777" w:rsidR="008F5970" w:rsidRPr="008F5970" w:rsidRDefault="008F5970" w:rsidP="00D01712">
      <w:pPr>
        <w:pStyle w:val="NoSpacing"/>
        <w:spacing w:line="259" w:lineRule="auto"/>
        <w:contextualSpacing/>
        <w:rPr>
          <w:sz w:val="28"/>
          <w:szCs w:val="28"/>
        </w:rPr>
      </w:pPr>
    </w:p>
    <w:p w14:paraId="6479EC38" w14:textId="77777777" w:rsidR="008F5970" w:rsidRPr="008F5970" w:rsidRDefault="008F5970" w:rsidP="00D01712">
      <w:pPr>
        <w:pStyle w:val="NoSpacing"/>
        <w:numPr>
          <w:ilvl w:val="0"/>
          <w:numId w:val="5"/>
        </w:numPr>
        <w:spacing w:line="259" w:lineRule="auto"/>
        <w:contextualSpacing/>
        <w:rPr>
          <w:sz w:val="28"/>
          <w:szCs w:val="28"/>
        </w:rPr>
      </w:pPr>
      <w:r w:rsidRPr="008F5970">
        <w:rPr>
          <w:sz w:val="28"/>
          <w:szCs w:val="28"/>
        </w:rPr>
        <w:lastRenderedPageBreak/>
        <w:t>Rule #9: "You won't share personal information like your address, phone number, or current location on social media. Your privacy is very important."</w:t>
      </w:r>
    </w:p>
    <w:p w14:paraId="3468069F" w14:textId="77777777" w:rsidR="008F5970" w:rsidRPr="008F5970" w:rsidRDefault="008F5970" w:rsidP="00D01712">
      <w:pPr>
        <w:pStyle w:val="NoSpacing"/>
        <w:spacing w:line="259" w:lineRule="auto"/>
        <w:contextualSpacing/>
        <w:rPr>
          <w:sz w:val="28"/>
          <w:szCs w:val="28"/>
        </w:rPr>
      </w:pPr>
    </w:p>
    <w:p w14:paraId="673A79CB" w14:textId="15D2D948" w:rsidR="008F5970" w:rsidRDefault="008F5970" w:rsidP="00D01712">
      <w:pPr>
        <w:pStyle w:val="NoSpacing"/>
        <w:numPr>
          <w:ilvl w:val="0"/>
          <w:numId w:val="5"/>
        </w:numPr>
        <w:spacing w:line="259" w:lineRule="auto"/>
        <w:contextualSpacing/>
        <w:rPr>
          <w:sz w:val="28"/>
          <w:szCs w:val="28"/>
        </w:rPr>
      </w:pPr>
      <w:r w:rsidRPr="008F5970">
        <w:rPr>
          <w:sz w:val="28"/>
          <w:szCs w:val="28"/>
        </w:rPr>
        <w:t>Rule #10: "Remember, social media is a privilege. If these rules aren't followed, there will be consequences, like reduced access to these platforms."</w:t>
      </w:r>
    </w:p>
    <w:p w14:paraId="57D96165" w14:textId="77777777" w:rsidR="008F5970" w:rsidRDefault="008F5970" w:rsidP="00D01712">
      <w:pPr>
        <w:pStyle w:val="ListParagraph"/>
        <w:rPr>
          <w:szCs w:val="28"/>
        </w:rPr>
      </w:pPr>
    </w:p>
    <w:p w14:paraId="6CC18A09" w14:textId="343E78EA" w:rsidR="008F5970" w:rsidRDefault="008F5970" w:rsidP="00D01712">
      <w:pPr>
        <w:pStyle w:val="NoSpacing"/>
        <w:spacing w:line="259" w:lineRule="auto"/>
        <w:contextualSpacing/>
        <w:rPr>
          <w:sz w:val="28"/>
          <w:szCs w:val="28"/>
        </w:rPr>
      </w:pPr>
      <w:r>
        <w:rPr>
          <w:sz w:val="28"/>
          <w:szCs w:val="28"/>
        </w:rPr>
        <w:t>This is not an all-inclusive rule list, but it will give a place to start in developing social media rules that will work for your family.</w:t>
      </w:r>
    </w:p>
    <w:p w14:paraId="17D3F89F" w14:textId="77777777" w:rsidR="00A66FC7" w:rsidRDefault="00A66FC7" w:rsidP="00D01712">
      <w:pPr>
        <w:pStyle w:val="NoSpacing"/>
        <w:spacing w:line="259" w:lineRule="auto"/>
        <w:contextualSpacing/>
        <w:rPr>
          <w:sz w:val="28"/>
          <w:szCs w:val="28"/>
        </w:rPr>
      </w:pPr>
    </w:p>
    <w:p w14:paraId="7D8F40AF" w14:textId="261A1CAA" w:rsidR="0075164F" w:rsidRPr="009468CA" w:rsidRDefault="0075164F" w:rsidP="00D01712">
      <w:pPr>
        <w:pStyle w:val="NoSpacing"/>
        <w:spacing w:line="259" w:lineRule="auto"/>
        <w:contextualSpacing/>
        <w:rPr>
          <w:b/>
          <w:bCs/>
          <w:sz w:val="28"/>
          <w:szCs w:val="28"/>
        </w:rPr>
      </w:pPr>
      <w:r w:rsidRPr="009468CA">
        <w:rPr>
          <w:b/>
          <w:bCs/>
          <w:sz w:val="28"/>
          <w:szCs w:val="28"/>
        </w:rPr>
        <w:t xml:space="preserve">Specific </w:t>
      </w:r>
      <w:r w:rsidR="00BA7243" w:rsidRPr="009468CA">
        <w:rPr>
          <w:b/>
          <w:bCs/>
          <w:sz w:val="28"/>
          <w:szCs w:val="28"/>
        </w:rPr>
        <w:t>Threats associated with the Ten most popular Social Media Sites</w:t>
      </w:r>
    </w:p>
    <w:p w14:paraId="7FCB599B" w14:textId="7A07D309" w:rsidR="009468CA" w:rsidRDefault="009468CA" w:rsidP="00D01712">
      <w:pPr>
        <w:pStyle w:val="NoSpacing"/>
        <w:spacing w:line="259" w:lineRule="auto"/>
        <w:contextualSpacing/>
        <w:rPr>
          <w:sz w:val="32"/>
          <w:szCs w:val="32"/>
        </w:rPr>
      </w:pPr>
    </w:p>
    <w:p w14:paraId="266AA65A" w14:textId="5A3A1BD6" w:rsidR="009468CA" w:rsidRDefault="009468CA" w:rsidP="00D01712">
      <w:pPr>
        <w:pStyle w:val="NoSpacing"/>
        <w:spacing w:line="259" w:lineRule="auto"/>
        <w:contextualSpacing/>
        <w:rPr>
          <w:sz w:val="28"/>
          <w:szCs w:val="28"/>
        </w:rPr>
      </w:pPr>
      <w:r>
        <w:rPr>
          <w:sz w:val="28"/>
          <w:szCs w:val="28"/>
        </w:rPr>
        <w:t xml:space="preserve">While the other chapters in this book have a Tools and Resources list, this chapter is a bit different as </w:t>
      </w:r>
      <w:r w:rsidR="00073831">
        <w:rPr>
          <w:sz w:val="28"/>
          <w:szCs w:val="28"/>
        </w:rPr>
        <w:t xml:space="preserve">AWARENESS is the key tool you need as it pertains to social media. </w:t>
      </w:r>
      <w:r w:rsidR="00223302">
        <w:rPr>
          <w:sz w:val="28"/>
          <w:szCs w:val="28"/>
        </w:rPr>
        <w:t xml:space="preserve">There are </w:t>
      </w:r>
      <w:r w:rsidR="006A63BC">
        <w:rPr>
          <w:sz w:val="28"/>
          <w:szCs w:val="28"/>
        </w:rPr>
        <w:t>literally</w:t>
      </w:r>
      <w:r w:rsidR="00223302">
        <w:rPr>
          <w:sz w:val="28"/>
          <w:szCs w:val="28"/>
        </w:rPr>
        <w:t xml:space="preserve"> 100s of different apps and sites that fit the social media model (like I said it could be its own book). </w:t>
      </w:r>
      <w:r w:rsidR="00F962F1">
        <w:rPr>
          <w:sz w:val="28"/>
          <w:szCs w:val="28"/>
        </w:rPr>
        <w:t xml:space="preserve">For this section I wanted to simply list out the </w:t>
      </w:r>
      <w:r w:rsidR="00BE666B">
        <w:rPr>
          <w:sz w:val="28"/>
          <w:szCs w:val="28"/>
        </w:rPr>
        <w:t>top 5 cyber thr</w:t>
      </w:r>
      <w:r w:rsidR="006A63BC">
        <w:rPr>
          <w:sz w:val="28"/>
          <w:szCs w:val="28"/>
        </w:rPr>
        <w:t>eats and risks associated with the top ten most popular social media platforms so you are Cyber Smart on those and can make smart decisions on how your family, your business, or you utilize them.</w:t>
      </w:r>
    </w:p>
    <w:p w14:paraId="755B29AE" w14:textId="77777777" w:rsidR="00B64BCB" w:rsidRDefault="00B64BCB" w:rsidP="00D01712">
      <w:pPr>
        <w:pStyle w:val="NoSpacing"/>
        <w:spacing w:line="259" w:lineRule="auto"/>
        <w:contextualSpacing/>
        <w:rPr>
          <w:sz w:val="28"/>
          <w:szCs w:val="28"/>
        </w:rPr>
      </w:pPr>
    </w:p>
    <w:p w14:paraId="1C937A27" w14:textId="2C0A87BA" w:rsidR="00D81E15" w:rsidRPr="00D81E15" w:rsidRDefault="00D81E15" w:rsidP="00D01712">
      <w:pPr>
        <w:pStyle w:val="NoSpacing"/>
        <w:spacing w:line="259" w:lineRule="auto"/>
        <w:contextualSpacing/>
        <w:rPr>
          <w:b/>
          <w:bCs/>
          <w:i/>
          <w:iCs/>
          <w:sz w:val="28"/>
          <w:szCs w:val="28"/>
        </w:rPr>
      </w:pPr>
      <w:r w:rsidRPr="00D81E15">
        <w:rPr>
          <w:b/>
          <w:bCs/>
          <w:i/>
          <w:iCs/>
          <w:sz w:val="28"/>
          <w:szCs w:val="28"/>
        </w:rPr>
        <w:t>A brief aside for Tik Tok</w:t>
      </w:r>
    </w:p>
    <w:p w14:paraId="0B7D10CB" w14:textId="77777777" w:rsidR="00D81E15" w:rsidRDefault="00D81E15" w:rsidP="00D01712">
      <w:pPr>
        <w:pStyle w:val="NoSpacing"/>
        <w:spacing w:line="259" w:lineRule="auto"/>
        <w:contextualSpacing/>
        <w:rPr>
          <w:sz w:val="28"/>
          <w:szCs w:val="28"/>
        </w:rPr>
      </w:pPr>
    </w:p>
    <w:p w14:paraId="53C2F386" w14:textId="789A1E03" w:rsidR="005843B9" w:rsidRDefault="00B64BCB" w:rsidP="00D01712">
      <w:pPr>
        <w:pStyle w:val="NoSpacing"/>
        <w:spacing w:line="259" w:lineRule="auto"/>
        <w:contextualSpacing/>
        <w:rPr>
          <w:sz w:val="28"/>
          <w:szCs w:val="28"/>
        </w:rPr>
      </w:pPr>
      <w:r>
        <w:rPr>
          <w:sz w:val="28"/>
          <w:szCs w:val="28"/>
        </w:rPr>
        <w:t xml:space="preserve">Before I give this list, I want to focus a bit on one particular Social Media Platform, Tik Tok. </w:t>
      </w:r>
      <w:r w:rsidR="002D5C6C">
        <w:rPr>
          <w:sz w:val="28"/>
          <w:szCs w:val="28"/>
        </w:rPr>
        <w:t xml:space="preserve">Anyone who follows me on Linkedin or my </w:t>
      </w:r>
      <w:r w:rsidR="005843B9">
        <w:rPr>
          <w:sz w:val="28"/>
          <w:szCs w:val="28"/>
        </w:rPr>
        <w:t>S</w:t>
      </w:r>
      <w:r w:rsidR="002D5C6C">
        <w:rPr>
          <w:sz w:val="28"/>
          <w:szCs w:val="28"/>
        </w:rPr>
        <w:t>ubstack site (cyburguy.</w:t>
      </w:r>
      <w:r w:rsidR="00644724">
        <w:rPr>
          <w:sz w:val="28"/>
          <w:szCs w:val="28"/>
        </w:rPr>
        <w:t xml:space="preserve">substack.com) knows I </w:t>
      </w:r>
      <w:r w:rsidR="00D81E15">
        <w:rPr>
          <w:sz w:val="28"/>
          <w:szCs w:val="28"/>
        </w:rPr>
        <w:t>am the “town crier” when it comes to</w:t>
      </w:r>
      <w:r w:rsidR="00644724">
        <w:rPr>
          <w:sz w:val="28"/>
          <w:szCs w:val="28"/>
        </w:rPr>
        <w:t xml:space="preserve"> Tik Tok. </w:t>
      </w:r>
    </w:p>
    <w:p w14:paraId="5D55C97F" w14:textId="77777777" w:rsidR="005843B9" w:rsidRDefault="005843B9" w:rsidP="00D01712">
      <w:pPr>
        <w:pStyle w:val="NoSpacing"/>
        <w:spacing w:line="259" w:lineRule="auto"/>
        <w:contextualSpacing/>
        <w:rPr>
          <w:sz w:val="28"/>
          <w:szCs w:val="28"/>
        </w:rPr>
      </w:pPr>
    </w:p>
    <w:p w14:paraId="4CA5A9C0" w14:textId="63F75C89" w:rsidR="00B64BCB" w:rsidRDefault="00644724" w:rsidP="00D01712">
      <w:pPr>
        <w:pStyle w:val="NoSpacing"/>
        <w:spacing w:line="259" w:lineRule="auto"/>
        <w:contextualSpacing/>
        <w:rPr>
          <w:sz w:val="28"/>
          <w:szCs w:val="28"/>
        </w:rPr>
      </w:pPr>
      <w:r>
        <w:rPr>
          <w:sz w:val="28"/>
          <w:szCs w:val="28"/>
        </w:rPr>
        <w:t>T</w:t>
      </w:r>
      <w:r w:rsidR="00245689">
        <w:rPr>
          <w:sz w:val="28"/>
          <w:szCs w:val="28"/>
        </w:rPr>
        <w:t xml:space="preserve">ik </w:t>
      </w:r>
      <w:r>
        <w:rPr>
          <w:sz w:val="28"/>
          <w:szCs w:val="28"/>
        </w:rPr>
        <w:t>T</w:t>
      </w:r>
      <w:r w:rsidR="00245689">
        <w:rPr>
          <w:sz w:val="28"/>
          <w:szCs w:val="28"/>
        </w:rPr>
        <w:t>ok</w:t>
      </w:r>
      <w:r>
        <w:rPr>
          <w:sz w:val="28"/>
          <w:szCs w:val="28"/>
        </w:rPr>
        <w:t xml:space="preserve"> is a Chinese-owned </w:t>
      </w:r>
      <w:r w:rsidR="00245689">
        <w:rPr>
          <w:sz w:val="28"/>
          <w:szCs w:val="28"/>
        </w:rPr>
        <w:t xml:space="preserve">social media platform that receives a lot of attention from cybersecurity professionals because of a host of issue it poses, from </w:t>
      </w:r>
      <w:r w:rsidR="00BE2B08">
        <w:rPr>
          <w:sz w:val="28"/>
          <w:szCs w:val="28"/>
        </w:rPr>
        <w:t xml:space="preserve">it being a potential national security risk, to being harmful to our kids. In late 2023, I posted an article </w:t>
      </w:r>
      <w:r w:rsidR="00D81E15">
        <w:rPr>
          <w:sz w:val="28"/>
          <w:szCs w:val="28"/>
        </w:rPr>
        <w:t xml:space="preserve">about </w:t>
      </w:r>
      <w:r w:rsidR="00BE2B08">
        <w:rPr>
          <w:sz w:val="28"/>
          <w:szCs w:val="28"/>
        </w:rPr>
        <w:t>Tik Tok on Linkedin</w:t>
      </w:r>
      <w:r w:rsidR="00A20948">
        <w:rPr>
          <w:sz w:val="28"/>
          <w:szCs w:val="28"/>
        </w:rPr>
        <w:t xml:space="preserve"> for parents, I am sharing </w:t>
      </w:r>
      <w:r w:rsidR="00EC71BC">
        <w:rPr>
          <w:sz w:val="28"/>
          <w:szCs w:val="28"/>
        </w:rPr>
        <w:t xml:space="preserve">part of </w:t>
      </w:r>
      <w:r w:rsidR="00A20948">
        <w:rPr>
          <w:sz w:val="28"/>
          <w:szCs w:val="28"/>
        </w:rPr>
        <w:t xml:space="preserve">that </w:t>
      </w:r>
      <w:r w:rsidR="00EC71BC">
        <w:rPr>
          <w:sz w:val="28"/>
          <w:szCs w:val="28"/>
        </w:rPr>
        <w:t xml:space="preserve">article </w:t>
      </w:r>
      <w:r w:rsidR="00A20948">
        <w:rPr>
          <w:sz w:val="28"/>
          <w:szCs w:val="28"/>
        </w:rPr>
        <w:t>here as I think it is important for parents to get context on this particular app.</w:t>
      </w:r>
    </w:p>
    <w:p w14:paraId="0999C76D" w14:textId="77777777" w:rsidR="00A20948" w:rsidRDefault="00A20948" w:rsidP="00D01712">
      <w:pPr>
        <w:pStyle w:val="NoSpacing"/>
        <w:spacing w:line="259" w:lineRule="auto"/>
        <w:contextualSpacing/>
        <w:rPr>
          <w:sz w:val="28"/>
          <w:szCs w:val="28"/>
        </w:rPr>
      </w:pPr>
    </w:p>
    <w:p w14:paraId="717516D9" w14:textId="7772AAD0" w:rsidR="00A20948" w:rsidRPr="005843B9" w:rsidRDefault="00A20948" w:rsidP="00D01712">
      <w:pPr>
        <w:pStyle w:val="NoSpacing"/>
        <w:spacing w:line="259" w:lineRule="auto"/>
        <w:contextualSpacing/>
        <w:rPr>
          <w:rStyle w:val="SubtleEmphasis"/>
        </w:rPr>
      </w:pPr>
      <w:r w:rsidRPr="005843B9">
        <w:rPr>
          <w:rStyle w:val="SubtleEmphasis"/>
        </w:rPr>
        <w:lastRenderedPageBreak/>
        <w:t>Why, as a parent, you should keep your kids (or get your kids) off Tik Tok:</w:t>
      </w:r>
      <w:r w:rsidR="00664AD9" w:rsidRPr="005843B9">
        <w:rPr>
          <w:rStyle w:val="SubtleEmphasis"/>
        </w:rPr>
        <w:t xml:space="preserve"> 5 Simple Reasons</w:t>
      </w:r>
    </w:p>
    <w:p w14:paraId="33FA6B82" w14:textId="77777777" w:rsidR="00A20948" w:rsidRPr="00A20948" w:rsidRDefault="00A20948" w:rsidP="00D01712">
      <w:pPr>
        <w:pStyle w:val="NoSpacing"/>
        <w:spacing w:line="259" w:lineRule="auto"/>
        <w:contextualSpacing/>
        <w:rPr>
          <w:sz w:val="28"/>
          <w:szCs w:val="28"/>
        </w:rPr>
      </w:pPr>
    </w:p>
    <w:p w14:paraId="28FB2AA0" w14:textId="40510EC1" w:rsidR="00A20948" w:rsidRPr="00A20948" w:rsidRDefault="00A20948" w:rsidP="00D01712">
      <w:pPr>
        <w:pStyle w:val="NoSpacing"/>
        <w:spacing w:line="259" w:lineRule="auto"/>
        <w:contextualSpacing/>
        <w:rPr>
          <w:sz w:val="28"/>
          <w:szCs w:val="28"/>
        </w:rPr>
      </w:pPr>
      <w:r w:rsidRPr="00A20948">
        <w:rPr>
          <w:sz w:val="28"/>
          <w:szCs w:val="28"/>
        </w:rPr>
        <w:t xml:space="preserve">1. Privacy Concerns: TikTok has been under scrutiny for how it handles user data. Parents </w:t>
      </w:r>
      <w:r w:rsidR="00A76291">
        <w:rPr>
          <w:sz w:val="28"/>
          <w:szCs w:val="28"/>
        </w:rPr>
        <w:t>need to be i</w:t>
      </w:r>
      <w:r w:rsidRPr="00A20948">
        <w:rPr>
          <w:sz w:val="28"/>
          <w:szCs w:val="28"/>
        </w:rPr>
        <w:t>ncreasingly cautious about what personal information their children might be inadvertently sharing</w:t>
      </w:r>
      <w:r w:rsidR="00A76291">
        <w:rPr>
          <w:sz w:val="28"/>
          <w:szCs w:val="28"/>
        </w:rPr>
        <w:t xml:space="preserve"> or receiving.</w:t>
      </w:r>
    </w:p>
    <w:p w14:paraId="469F1225" w14:textId="77777777" w:rsidR="00A20948" w:rsidRPr="00A20948" w:rsidRDefault="00A20948" w:rsidP="00D01712">
      <w:pPr>
        <w:pStyle w:val="NoSpacing"/>
        <w:spacing w:line="259" w:lineRule="auto"/>
        <w:contextualSpacing/>
        <w:rPr>
          <w:sz w:val="28"/>
          <w:szCs w:val="28"/>
        </w:rPr>
      </w:pPr>
    </w:p>
    <w:p w14:paraId="5F87DCFF" w14:textId="22D9094F" w:rsidR="00A20948" w:rsidRPr="00A20948" w:rsidRDefault="00A20948" w:rsidP="00D01712">
      <w:pPr>
        <w:pStyle w:val="NoSpacing"/>
        <w:spacing w:line="259" w:lineRule="auto"/>
        <w:contextualSpacing/>
        <w:rPr>
          <w:sz w:val="28"/>
          <w:szCs w:val="28"/>
        </w:rPr>
      </w:pPr>
      <w:r w:rsidRPr="00A20948">
        <w:rPr>
          <w:sz w:val="28"/>
          <w:szCs w:val="28"/>
        </w:rPr>
        <w:t xml:space="preserve">2. Content Control: Despite TikTok's (claimed) efforts, inappropriate content is all over Tik Tok (my definition and yours of "inappropriate" may differ). Parents worry about the exposure of their children to material that's not </w:t>
      </w:r>
      <w:r w:rsidR="004C5CAD" w:rsidRPr="00A20948">
        <w:rPr>
          <w:sz w:val="28"/>
          <w:szCs w:val="28"/>
        </w:rPr>
        <w:t>age appropriate</w:t>
      </w:r>
      <w:r w:rsidRPr="00A20948">
        <w:rPr>
          <w:sz w:val="28"/>
          <w:szCs w:val="28"/>
        </w:rPr>
        <w:t>.</w:t>
      </w:r>
      <w:r w:rsidR="00EC71BC">
        <w:rPr>
          <w:sz w:val="28"/>
          <w:szCs w:val="28"/>
        </w:rPr>
        <w:t xml:space="preserve"> Tik Tok has no filtering and allegedly configures it algorithm to pass inappropriate material to minors, on a repeated basis.</w:t>
      </w:r>
    </w:p>
    <w:p w14:paraId="7A360E61" w14:textId="77777777" w:rsidR="00A20948" w:rsidRPr="00A20948" w:rsidRDefault="00A20948" w:rsidP="00D01712">
      <w:pPr>
        <w:pStyle w:val="NoSpacing"/>
        <w:spacing w:line="259" w:lineRule="auto"/>
        <w:contextualSpacing/>
        <w:rPr>
          <w:sz w:val="28"/>
          <w:szCs w:val="28"/>
        </w:rPr>
      </w:pPr>
    </w:p>
    <w:p w14:paraId="06D2A716" w14:textId="37A860BE" w:rsidR="00A20948" w:rsidRPr="00A20948" w:rsidRDefault="00A20948" w:rsidP="00D01712">
      <w:pPr>
        <w:pStyle w:val="NoSpacing"/>
        <w:spacing w:line="259" w:lineRule="auto"/>
        <w:contextualSpacing/>
        <w:rPr>
          <w:sz w:val="28"/>
          <w:szCs w:val="28"/>
        </w:rPr>
      </w:pPr>
      <w:r w:rsidRPr="00A20948">
        <w:rPr>
          <w:sz w:val="28"/>
          <w:szCs w:val="28"/>
        </w:rPr>
        <w:t>3. Screen Time Management: TikTok's addictive nature means kids might spend excessive time on the app, which can impact their physical activities, sleep patterns, and particularly mental health. (Watch some of T</w:t>
      </w:r>
      <w:r w:rsidR="00664AD9">
        <w:rPr>
          <w:sz w:val="28"/>
          <w:szCs w:val="28"/>
        </w:rPr>
        <w:t xml:space="preserve">ik </w:t>
      </w:r>
      <w:r w:rsidRPr="00A20948">
        <w:rPr>
          <w:sz w:val="28"/>
          <w:szCs w:val="28"/>
        </w:rPr>
        <w:t>T</w:t>
      </w:r>
      <w:r w:rsidR="00664AD9">
        <w:rPr>
          <w:sz w:val="28"/>
          <w:szCs w:val="28"/>
        </w:rPr>
        <w:t>ok</w:t>
      </w:r>
      <w:r w:rsidRPr="00A20948">
        <w:rPr>
          <w:sz w:val="28"/>
          <w:szCs w:val="28"/>
        </w:rPr>
        <w:t xml:space="preserve"> most viral videos - it is no wonder...)</w:t>
      </w:r>
      <w:r w:rsidR="00EC71BC">
        <w:rPr>
          <w:sz w:val="28"/>
          <w:szCs w:val="28"/>
        </w:rPr>
        <w:t xml:space="preserve"> In fact, in version of Tik Tok </w:t>
      </w:r>
      <w:r w:rsidR="00C45EE9">
        <w:rPr>
          <w:sz w:val="28"/>
          <w:szCs w:val="28"/>
        </w:rPr>
        <w:t xml:space="preserve">used by Chinese children is drastically different from the worldwide version. </w:t>
      </w:r>
      <w:r w:rsidR="00A76291">
        <w:rPr>
          <w:sz w:val="28"/>
          <w:szCs w:val="28"/>
        </w:rPr>
        <w:t>Chinese c</w:t>
      </w:r>
      <w:r w:rsidR="00C45EE9">
        <w:rPr>
          <w:sz w:val="28"/>
          <w:szCs w:val="28"/>
        </w:rPr>
        <w:t>hildren are only allowed to access it for less than an hour a day, and most of the videos they are allowed to see are primarily educational in nature.</w:t>
      </w:r>
    </w:p>
    <w:p w14:paraId="5A60B69B" w14:textId="77777777" w:rsidR="00A20948" w:rsidRPr="00A20948" w:rsidRDefault="00A20948" w:rsidP="00D01712">
      <w:pPr>
        <w:pStyle w:val="NoSpacing"/>
        <w:spacing w:line="259" w:lineRule="auto"/>
        <w:contextualSpacing/>
        <w:rPr>
          <w:sz w:val="28"/>
          <w:szCs w:val="28"/>
        </w:rPr>
      </w:pPr>
    </w:p>
    <w:p w14:paraId="4B4A3A50" w14:textId="77777777" w:rsidR="00A20948" w:rsidRPr="00A20948" w:rsidRDefault="00A20948" w:rsidP="00D01712">
      <w:pPr>
        <w:pStyle w:val="NoSpacing"/>
        <w:spacing w:line="259" w:lineRule="auto"/>
        <w:contextualSpacing/>
        <w:rPr>
          <w:sz w:val="28"/>
          <w:szCs w:val="28"/>
        </w:rPr>
      </w:pPr>
      <w:r w:rsidRPr="00A20948">
        <w:rPr>
          <w:sz w:val="28"/>
          <w:szCs w:val="28"/>
        </w:rPr>
        <w:t>4. Cyberbullying: Like many social platforms, Tik Tok is not immune to cyberbullying. Parents need to be aware and concerned about the potential negative interactions and the impact on their children's well-being.</w:t>
      </w:r>
    </w:p>
    <w:p w14:paraId="79ABFF60" w14:textId="77777777" w:rsidR="00A20948" w:rsidRPr="00A20948" w:rsidRDefault="00A20948" w:rsidP="00D01712">
      <w:pPr>
        <w:pStyle w:val="NoSpacing"/>
        <w:spacing w:line="259" w:lineRule="auto"/>
        <w:contextualSpacing/>
        <w:rPr>
          <w:sz w:val="28"/>
          <w:szCs w:val="28"/>
        </w:rPr>
      </w:pPr>
    </w:p>
    <w:p w14:paraId="567110CA" w14:textId="77777777" w:rsidR="00A20948" w:rsidRPr="00A20948" w:rsidRDefault="00A20948" w:rsidP="00D01712">
      <w:pPr>
        <w:pStyle w:val="NoSpacing"/>
        <w:spacing w:line="259" w:lineRule="auto"/>
        <w:contextualSpacing/>
        <w:rPr>
          <w:sz w:val="28"/>
          <w:szCs w:val="28"/>
        </w:rPr>
      </w:pPr>
      <w:r w:rsidRPr="00A20948">
        <w:rPr>
          <w:sz w:val="28"/>
          <w:szCs w:val="28"/>
        </w:rPr>
        <w:t>5. Online Reputation: What's posted on Tik Tok can stay on the internet forever. Parents are cautious about how their children's online activities today could affect their future. There are people on TT whose activity makes them largely unemployable by many business sectors.</w:t>
      </w:r>
    </w:p>
    <w:p w14:paraId="4A9E0C72" w14:textId="77777777" w:rsidR="00A20948" w:rsidRPr="00A20948" w:rsidRDefault="00A20948" w:rsidP="00D01712">
      <w:pPr>
        <w:pStyle w:val="NoSpacing"/>
        <w:spacing w:line="259" w:lineRule="auto"/>
        <w:contextualSpacing/>
        <w:rPr>
          <w:sz w:val="28"/>
          <w:szCs w:val="28"/>
        </w:rPr>
      </w:pPr>
    </w:p>
    <w:p w14:paraId="5196CC2C" w14:textId="02CC1DB5" w:rsidR="00A20948" w:rsidRDefault="00A20948" w:rsidP="00D01712">
      <w:pPr>
        <w:pStyle w:val="NoSpacing"/>
        <w:spacing w:line="259" w:lineRule="auto"/>
        <w:contextualSpacing/>
        <w:rPr>
          <w:sz w:val="28"/>
          <w:szCs w:val="28"/>
        </w:rPr>
      </w:pPr>
      <w:r w:rsidRPr="00A20948">
        <w:rPr>
          <w:sz w:val="28"/>
          <w:szCs w:val="28"/>
        </w:rPr>
        <w:t>This is not an all-inclusive list, but at least a starting point to consider. Are US-based social media platforms any better? Not especially, but when they are negligent at least you have potential civil remedies. T</w:t>
      </w:r>
      <w:r w:rsidR="00664AD9">
        <w:rPr>
          <w:sz w:val="28"/>
          <w:szCs w:val="28"/>
        </w:rPr>
        <w:t xml:space="preserve">ik </w:t>
      </w:r>
      <w:r w:rsidRPr="00A20948">
        <w:rPr>
          <w:sz w:val="28"/>
          <w:szCs w:val="28"/>
        </w:rPr>
        <w:t>T</w:t>
      </w:r>
      <w:r w:rsidR="00664AD9">
        <w:rPr>
          <w:sz w:val="28"/>
          <w:szCs w:val="28"/>
        </w:rPr>
        <w:t>ok</w:t>
      </w:r>
      <w:r w:rsidRPr="00A20948">
        <w:rPr>
          <w:sz w:val="28"/>
          <w:szCs w:val="28"/>
        </w:rPr>
        <w:t xml:space="preserve"> is owned by China, you have no remedy with them.</w:t>
      </w:r>
      <w:r w:rsidR="00292095">
        <w:rPr>
          <w:sz w:val="28"/>
          <w:szCs w:val="28"/>
        </w:rPr>
        <w:t xml:space="preserve"> </w:t>
      </w:r>
      <w:r w:rsidR="00833710">
        <w:rPr>
          <w:sz w:val="28"/>
          <w:szCs w:val="28"/>
        </w:rPr>
        <w:t xml:space="preserve">There is a video on the Get Cyber Smart </w:t>
      </w:r>
      <w:r w:rsidR="00A97800">
        <w:rPr>
          <w:sz w:val="28"/>
          <w:szCs w:val="28"/>
        </w:rPr>
        <w:t>YouTube</w:t>
      </w:r>
      <w:r w:rsidR="00833710">
        <w:rPr>
          <w:sz w:val="28"/>
          <w:szCs w:val="28"/>
        </w:rPr>
        <w:t xml:space="preserve"> channel at that will discuss Tik Tok in greater detail.</w:t>
      </w:r>
    </w:p>
    <w:p w14:paraId="11FE88E3" w14:textId="6C2FC242" w:rsidR="00292095" w:rsidRDefault="00292095" w:rsidP="00D01712">
      <w:pPr>
        <w:pStyle w:val="NoSpacing"/>
        <w:spacing w:line="259" w:lineRule="auto"/>
        <w:contextualSpacing/>
        <w:rPr>
          <w:sz w:val="28"/>
          <w:szCs w:val="28"/>
        </w:rPr>
      </w:pPr>
    </w:p>
    <w:p w14:paraId="45FC4A3D" w14:textId="25992F6D" w:rsidR="00292095" w:rsidRDefault="00292095" w:rsidP="00D01712">
      <w:pPr>
        <w:pStyle w:val="NoSpacing"/>
        <w:spacing w:line="259" w:lineRule="auto"/>
        <w:contextualSpacing/>
        <w:rPr>
          <w:sz w:val="28"/>
          <w:szCs w:val="28"/>
        </w:rPr>
      </w:pPr>
      <w:r>
        <w:rPr>
          <w:sz w:val="28"/>
          <w:szCs w:val="28"/>
        </w:rPr>
        <w:t>That is my “PSA” for Tik Tok, perhaps my next book will expand, but for now, let’s Get Cyber Smart on the top ten platforms.</w:t>
      </w:r>
    </w:p>
    <w:p w14:paraId="4F94BBA1" w14:textId="77777777" w:rsidR="004946BD" w:rsidRDefault="004946BD" w:rsidP="00D01712">
      <w:pPr>
        <w:pStyle w:val="NoSpacing"/>
        <w:spacing w:line="259" w:lineRule="auto"/>
        <w:contextualSpacing/>
        <w:rPr>
          <w:sz w:val="28"/>
          <w:szCs w:val="28"/>
        </w:rPr>
      </w:pPr>
    </w:p>
    <w:p w14:paraId="6EDABF5D" w14:textId="77777777" w:rsidR="006A63BC" w:rsidRPr="00833710" w:rsidRDefault="006A63BC" w:rsidP="00D01712">
      <w:pPr>
        <w:pStyle w:val="Heading2"/>
        <w:contextualSpacing/>
      </w:pPr>
      <w:r w:rsidRPr="00833710">
        <w:t>Cyber Threats and Risks associated with ten of the most popular Social Media Platforms</w:t>
      </w:r>
    </w:p>
    <w:p w14:paraId="76FE5357" w14:textId="77777777" w:rsidR="00833710" w:rsidRDefault="00833710" w:rsidP="00D01712">
      <w:pPr>
        <w:pStyle w:val="NoSpacing"/>
        <w:spacing w:line="259" w:lineRule="auto"/>
        <w:contextualSpacing/>
        <w:rPr>
          <w:sz w:val="28"/>
          <w:szCs w:val="28"/>
        </w:rPr>
      </w:pPr>
    </w:p>
    <w:p w14:paraId="1571A03B" w14:textId="566EE2C4" w:rsidR="006A63BC" w:rsidRDefault="006A63BC" w:rsidP="00D01712">
      <w:pPr>
        <w:pStyle w:val="NoSpacing"/>
        <w:spacing w:line="259" w:lineRule="auto"/>
        <w:contextualSpacing/>
        <w:rPr>
          <w:sz w:val="28"/>
          <w:szCs w:val="28"/>
        </w:rPr>
      </w:pPr>
      <w:r w:rsidRPr="00094E92">
        <w:rPr>
          <w:sz w:val="28"/>
          <w:szCs w:val="28"/>
        </w:rPr>
        <w:t>1. Facebook</w:t>
      </w:r>
    </w:p>
    <w:p w14:paraId="432C14F0" w14:textId="77777777" w:rsidR="00833710" w:rsidRPr="00094E92" w:rsidRDefault="00833710" w:rsidP="00D01712">
      <w:pPr>
        <w:pStyle w:val="NoSpacing"/>
        <w:spacing w:line="259" w:lineRule="auto"/>
        <w:contextualSpacing/>
        <w:rPr>
          <w:sz w:val="28"/>
          <w:szCs w:val="28"/>
        </w:rPr>
      </w:pPr>
    </w:p>
    <w:p w14:paraId="431CC403" w14:textId="469AE268" w:rsidR="006A63BC" w:rsidRPr="00094E92" w:rsidRDefault="006A63BC" w:rsidP="00D01712">
      <w:pPr>
        <w:pStyle w:val="NoSpacing"/>
        <w:numPr>
          <w:ilvl w:val="0"/>
          <w:numId w:val="6"/>
        </w:numPr>
        <w:spacing w:line="259" w:lineRule="auto"/>
        <w:ind w:left="720"/>
        <w:contextualSpacing/>
        <w:rPr>
          <w:sz w:val="28"/>
          <w:szCs w:val="28"/>
        </w:rPr>
      </w:pPr>
      <w:r w:rsidRPr="00094E92">
        <w:rPr>
          <w:sz w:val="28"/>
          <w:szCs w:val="28"/>
        </w:rPr>
        <w:t>Data Privacy and Sharing: Extensive data collection practices, raising concerns about user privacy and unauthorized data sharing with third parties.</w:t>
      </w:r>
    </w:p>
    <w:p w14:paraId="419872FE" w14:textId="6C490591" w:rsidR="006A63BC" w:rsidRPr="00094E92" w:rsidRDefault="006A63BC" w:rsidP="00D01712">
      <w:pPr>
        <w:pStyle w:val="NoSpacing"/>
        <w:numPr>
          <w:ilvl w:val="0"/>
          <w:numId w:val="6"/>
        </w:numPr>
        <w:spacing w:line="259" w:lineRule="auto"/>
        <w:ind w:left="720"/>
        <w:contextualSpacing/>
        <w:rPr>
          <w:sz w:val="28"/>
          <w:szCs w:val="28"/>
        </w:rPr>
      </w:pPr>
      <w:r w:rsidRPr="00094E92">
        <w:rPr>
          <w:sz w:val="28"/>
          <w:szCs w:val="28"/>
        </w:rPr>
        <w:t>Fake Profiles and Scam Operations: Rampant creation of fake accounts used for scams, phishing, and spreading misinformation.</w:t>
      </w:r>
    </w:p>
    <w:p w14:paraId="10805431" w14:textId="46545529" w:rsidR="006A63BC" w:rsidRPr="00094E92" w:rsidRDefault="006A63BC" w:rsidP="00D01712">
      <w:pPr>
        <w:pStyle w:val="NoSpacing"/>
        <w:numPr>
          <w:ilvl w:val="0"/>
          <w:numId w:val="6"/>
        </w:numPr>
        <w:spacing w:line="259" w:lineRule="auto"/>
        <w:ind w:left="720"/>
        <w:contextualSpacing/>
        <w:rPr>
          <w:sz w:val="28"/>
          <w:szCs w:val="28"/>
        </w:rPr>
      </w:pPr>
      <w:r w:rsidRPr="00094E92">
        <w:rPr>
          <w:sz w:val="28"/>
          <w:szCs w:val="28"/>
        </w:rPr>
        <w:t>Malware Distribution: Distribution of malware through ads, malicious links, or compromised accounts.</w:t>
      </w:r>
    </w:p>
    <w:p w14:paraId="262A8E14" w14:textId="26FD7504" w:rsidR="006A63BC" w:rsidRPr="00094E92" w:rsidRDefault="006A63BC" w:rsidP="00D01712">
      <w:pPr>
        <w:pStyle w:val="NoSpacing"/>
        <w:numPr>
          <w:ilvl w:val="0"/>
          <w:numId w:val="6"/>
        </w:numPr>
        <w:spacing w:line="259" w:lineRule="auto"/>
        <w:ind w:left="720"/>
        <w:contextualSpacing/>
        <w:rPr>
          <w:sz w:val="28"/>
          <w:szCs w:val="28"/>
        </w:rPr>
      </w:pPr>
      <w:r w:rsidRPr="00094E92">
        <w:rPr>
          <w:sz w:val="28"/>
          <w:szCs w:val="28"/>
        </w:rPr>
        <w:t>Social Engineering Attacks: Using gathered personal information for targeted attacks.</w:t>
      </w:r>
    </w:p>
    <w:p w14:paraId="49996A89" w14:textId="735AEAD7" w:rsidR="006A63BC" w:rsidRPr="00094E92" w:rsidRDefault="006A63BC" w:rsidP="00D01712">
      <w:pPr>
        <w:pStyle w:val="NoSpacing"/>
        <w:numPr>
          <w:ilvl w:val="0"/>
          <w:numId w:val="6"/>
        </w:numPr>
        <w:spacing w:line="259" w:lineRule="auto"/>
        <w:ind w:left="720"/>
        <w:contextualSpacing/>
        <w:rPr>
          <w:sz w:val="28"/>
          <w:szCs w:val="28"/>
        </w:rPr>
      </w:pPr>
      <w:r w:rsidRPr="00094E92">
        <w:rPr>
          <w:sz w:val="28"/>
          <w:szCs w:val="28"/>
        </w:rPr>
        <w:t>Political Manipulation and Misinformation: Use of the platform to spread political propaganda and false information, influencing public opinion and elections.</w:t>
      </w:r>
    </w:p>
    <w:p w14:paraId="1D98D85F" w14:textId="77777777" w:rsidR="006A63BC" w:rsidRPr="00094E92" w:rsidRDefault="006A63BC" w:rsidP="00D01712">
      <w:pPr>
        <w:pStyle w:val="NoSpacing"/>
        <w:spacing w:line="259" w:lineRule="auto"/>
        <w:contextualSpacing/>
        <w:rPr>
          <w:sz w:val="28"/>
          <w:szCs w:val="28"/>
        </w:rPr>
      </w:pPr>
    </w:p>
    <w:p w14:paraId="0BB17CBF" w14:textId="77777777" w:rsidR="006A63BC" w:rsidRDefault="006A63BC" w:rsidP="00D01712">
      <w:pPr>
        <w:pStyle w:val="NoSpacing"/>
        <w:spacing w:line="259" w:lineRule="auto"/>
        <w:contextualSpacing/>
        <w:rPr>
          <w:sz w:val="28"/>
          <w:szCs w:val="28"/>
        </w:rPr>
      </w:pPr>
      <w:r w:rsidRPr="00094E92">
        <w:rPr>
          <w:sz w:val="28"/>
          <w:szCs w:val="28"/>
        </w:rPr>
        <w:t xml:space="preserve"> 2. YouTube</w:t>
      </w:r>
    </w:p>
    <w:p w14:paraId="5F752A23" w14:textId="77777777" w:rsidR="00833710" w:rsidRPr="00094E92" w:rsidRDefault="00833710" w:rsidP="00D01712">
      <w:pPr>
        <w:pStyle w:val="NoSpacing"/>
        <w:spacing w:line="259" w:lineRule="auto"/>
        <w:contextualSpacing/>
        <w:rPr>
          <w:sz w:val="28"/>
          <w:szCs w:val="28"/>
        </w:rPr>
      </w:pPr>
    </w:p>
    <w:p w14:paraId="330B62C3" w14:textId="2CC9763B" w:rsidR="006A63BC" w:rsidRPr="00094E92" w:rsidRDefault="006A63BC" w:rsidP="00D01712">
      <w:pPr>
        <w:pStyle w:val="NoSpacing"/>
        <w:numPr>
          <w:ilvl w:val="0"/>
          <w:numId w:val="7"/>
        </w:numPr>
        <w:spacing w:line="259" w:lineRule="auto"/>
        <w:ind w:left="720"/>
        <w:contextualSpacing/>
        <w:rPr>
          <w:sz w:val="28"/>
          <w:szCs w:val="28"/>
        </w:rPr>
      </w:pPr>
      <w:r w:rsidRPr="00094E92">
        <w:rPr>
          <w:sz w:val="28"/>
          <w:szCs w:val="28"/>
        </w:rPr>
        <w:t>Comment Section Scams: Phishing links and scams hidden in video comments, often mimicking legitimate users.</w:t>
      </w:r>
    </w:p>
    <w:p w14:paraId="56D88F3B" w14:textId="108A4213" w:rsidR="006A63BC" w:rsidRPr="00094E92" w:rsidRDefault="006A63BC" w:rsidP="00D01712">
      <w:pPr>
        <w:pStyle w:val="NoSpacing"/>
        <w:numPr>
          <w:ilvl w:val="0"/>
          <w:numId w:val="7"/>
        </w:numPr>
        <w:spacing w:line="259" w:lineRule="auto"/>
        <w:ind w:left="720"/>
        <w:contextualSpacing/>
        <w:rPr>
          <w:sz w:val="28"/>
          <w:szCs w:val="28"/>
        </w:rPr>
      </w:pPr>
      <w:r w:rsidRPr="00094E92">
        <w:rPr>
          <w:sz w:val="28"/>
          <w:szCs w:val="28"/>
        </w:rPr>
        <w:t>Account Hijacking: Cybercriminals use phishing or credential stuffing to gain access to user accounts, particularly targeting high-profile channels.</w:t>
      </w:r>
    </w:p>
    <w:p w14:paraId="4CFBB3B5" w14:textId="0E29CDE2" w:rsidR="006A63BC" w:rsidRPr="00094E92" w:rsidRDefault="006A63BC" w:rsidP="00D01712">
      <w:pPr>
        <w:pStyle w:val="NoSpacing"/>
        <w:numPr>
          <w:ilvl w:val="0"/>
          <w:numId w:val="7"/>
        </w:numPr>
        <w:spacing w:line="259" w:lineRule="auto"/>
        <w:ind w:left="720"/>
        <w:contextualSpacing/>
        <w:rPr>
          <w:sz w:val="28"/>
          <w:szCs w:val="28"/>
        </w:rPr>
      </w:pPr>
      <w:r w:rsidRPr="00094E92">
        <w:rPr>
          <w:sz w:val="28"/>
          <w:szCs w:val="28"/>
        </w:rPr>
        <w:t>Misleading and Harmful Content: Spread of misinformation, radicalization content, or harmful challenges.</w:t>
      </w:r>
    </w:p>
    <w:p w14:paraId="6F2A0875" w14:textId="55D51DDF" w:rsidR="006A63BC" w:rsidRPr="00094E92" w:rsidRDefault="006A63BC" w:rsidP="00D01712">
      <w:pPr>
        <w:pStyle w:val="NoSpacing"/>
        <w:numPr>
          <w:ilvl w:val="0"/>
          <w:numId w:val="7"/>
        </w:numPr>
        <w:spacing w:line="259" w:lineRule="auto"/>
        <w:ind w:left="720"/>
        <w:contextualSpacing/>
        <w:rPr>
          <w:sz w:val="28"/>
          <w:szCs w:val="28"/>
        </w:rPr>
      </w:pPr>
      <w:r w:rsidRPr="00094E92">
        <w:rPr>
          <w:sz w:val="28"/>
          <w:szCs w:val="28"/>
        </w:rPr>
        <w:t>Ad Frauds: Malicious ads that can lead to scam websites or malware.</w:t>
      </w:r>
    </w:p>
    <w:p w14:paraId="3A936B50" w14:textId="3966181F" w:rsidR="006A63BC" w:rsidRPr="00094E92" w:rsidRDefault="006A63BC" w:rsidP="00D01712">
      <w:pPr>
        <w:pStyle w:val="NoSpacing"/>
        <w:numPr>
          <w:ilvl w:val="0"/>
          <w:numId w:val="7"/>
        </w:numPr>
        <w:spacing w:line="259" w:lineRule="auto"/>
        <w:ind w:left="720"/>
        <w:contextualSpacing/>
        <w:rPr>
          <w:sz w:val="28"/>
          <w:szCs w:val="28"/>
        </w:rPr>
      </w:pPr>
      <w:r w:rsidRPr="00094E92">
        <w:rPr>
          <w:sz w:val="28"/>
          <w:szCs w:val="28"/>
        </w:rPr>
        <w:t>Privacy Concerns with Content: Risks associated with vlogging and oversharing personal information.</w:t>
      </w:r>
    </w:p>
    <w:p w14:paraId="4488AAD0" w14:textId="77777777" w:rsidR="006A63BC" w:rsidRPr="00094E92" w:rsidRDefault="006A63BC" w:rsidP="00D01712">
      <w:pPr>
        <w:pStyle w:val="NoSpacing"/>
        <w:spacing w:line="259" w:lineRule="auto"/>
        <w:contextualSpacing/>
        <w:rPr>
          <w:sz w:val="28"/>
          <w:szCs w:val="28"/>
        </w:rPr>
      </w:pPr>
    </w:p>
    <w:p w14:paraId="4A0DC3BB" w14:textId="77777777" w:rsidR="006A63BC" w:rsidRDefault="006A63BC" w:rsidP="00D01712">
      <w:pPr>
        <w:pStyle w:val="NoSpacing"/>
        <w:spacing w:line="259" w:lineRule="auto"/>
        <w:contextualSpacing/>
        <w:rPr>
          <w:sz w:val="28"/>
          <w:szCs w:val="28"/>
        </w:rPr>
      </w:pPr>
      <w:r w:rsidRPr="00094E92">
        <w:rPr>
          <w:sz w:val="28"/>
          <w:szCs w:val="28"/>
        </w:rPr>
        <w:lastRenderedPageBreak/>
        <w:t xml:space="preserve"> 3. WhatsApp</w:t>
      </w:r>
    </w:p>
    <w:p w14:paraId="2B87C960" w14:textId="77777777" w:rsidR="00833710" w:rsidRPr="00094E92" w:rsidRDefault="00833710" w:rsidP="00D01712">
      <w:pPr>
        <w:pStyle w:val="NoSpacing"/>
        <w:spacing w:line="259" w:lineRule="auto"/>
        <w:contextualSpacing/>
        <w:rPr>
          <w:sz w:val="28"/>
          <w:szCs w:val="28"/>
        </w:rPr>
      </w:pPr>
    </w:p>
    <w:p w14:paraId="0D1AB26E" w14:textId="08716CC3" w:rsidR="006A63BC" w:rsidRPr="00094E92" w:rsidRDefault="006A63BC" w:rsidP="00D01712">
      <w:pPr>
        <w:pStyle w:val="NoSpacing"/>
        <w:numPr>
          <w:ilvl w:val="0"/>
          <w:numId w:val="8"/>
        </w:numPr>
        <w:spacing w:line="259" w:lineRule="auto"/>
        <w:contextualSpacing/>
        <w:rPr>
          <w:sz w:val="28"/>
          <w:szCs w:val="28"/>
        </w:rPr>
      </w:pPr>
      <w:r w:rsidRPr="00094E92">
        <w:rPr>
          <w:sz w:val="28"/>
          <w:szCs w:val="28"/>
        </w:rPr>
        <w:t>Encryption Shielding Illegal Activities: End-to-end encryption, while protecting privacy, can also shield cybercriminals and malicious activities.</w:t>
      </w:r>
    </w:p>
    <w:p w14:paraId="543BE31A" w14:textId="6CFA224A" w:rsidR="006A63BC" w:rsidRPr="00094E92" w:rsidRDefault="006A63BC" w:rsidP="00D01712">
      <w:pPr>
        <w:pStyle w:val="NoSpacing"/>
        <w:numPr>
          <w:ilvl w:val="0"/>
          <w:numId w:val="8"/>
        </w:numPr>
        <w:spacing w:line="259" w:lineRule="auto"/>
        <w:contextualSpacing/>
        <w:rPr>
          <w:sz w:val="28"/>
          <w:szCs w:val="28"/>
        </w:rPr>
      </w:pPr>
      <w:r w:rsidRPr="00094E92">
        <w:rPr>
          <w:sz w:val="28"/>
          <w:szCs w:val="28"/>
        </w:rPr>
        <w:t>Scam Messages: Financial scams and hoax chain messages circulating through the platform.</w:t>
      </w:r>
    </w:p>
    <w:p w14:paraId="18843EAE" w14:textId="1F3D903A" w:rsidR="006A63BC" w:rsidRPr="00094E92" w:rsidRDefault="006A63BC" w:rsidP="00D01712">
      <w:pPr>
        <w:pStyle w:val="NoSpacing"/>
        <w:numPr>
          <w:ilvl w:val="0"/>
          <w:numId w:val="8"/>
        </w:numPr>
        <w:spacing w:line="259" w:lineRule="auto"/>
        <w:contextualSpacing/>
        <w:rPr>
          <w:sz w:val="28"/>
          <w:szCs w:val="28"/>
        </w:rPr>
      </w:pPr>
      <w:r w:rsidRPr="00094E92">
        <w:rPr>
          <w:sz w:val="28"/>
          <w:szCs w:val="28"/>
        </w:rPr>
        <w:t>Data Sharing with Parent Company: Concerns over sharing user data with Facebook and how this data is used.</w:t>
      </w:r>
    </w:p>
    <w:p w14:paraId="246551B5" w14:textId="0CE32850" w:rsidR="006A63BC" w:rsidRPr="00094E92" w:rsidRDefault="006A63BC" w:rsidP="00D01712">
      <w:pPr>
        <w:pStyle w:val="NoSpacing"/>
        <w:numPr>
          <w:ilvl w:val="0"/>
          <w:numId w:val="8"/>
        </w:numPr>
        <w:spacing w:line="259" w:lineRule="auto"/>
        <w:contextualSpacing/>
        <w:rPr>
          <w:sz w:val="28"/>
          <w:szCs w:val="28"/>
        </w:rPr>
      </w:pPr>
      <w:r w:rsidRPr="00094E92">
        <w:rPr>
          <w:sz w:val="28"/>
          <w:szCs w:val="28"/>
        </w:rPr>
        <w:t>Group Chat Infiltration: Joining public groups to harvest data or spread harmful links.</w:t>
      </w:r>
    </w:p>
    <w:p w14:paraId="5DFC64F1" w14:textId="4B719165" w:rsidR="006A63BC" w:rsidRPr="00094E92" w:rsidRDefault="006A63BC" w:rsidP="00D01712">
      <w:pPr>
        <w:pStyle w:val="NoSpacing"/>
        <w:numPr>
          <w:ilvl w:val="0"/>
          <w:numId w:val="8"/>
        </w:numPr>
        <w:spacing w:line="259" w:lineRule="auto"/>
        <w:contextualSpacing/>
        <w:rPr>
          <w:sz w:val="28"/>
          <w:szCs w:val="28"/>
        </w:rPr>
      </w:pPr>
      <w:r w:rsidRPr="00094E92">
        <w:rPr>
          <w:sz w:val="28"/>
          <w:szCs w:val="28"/>
        </w:rPr>
        <w:t>Multimedia File Vulnerabilities: Malware embedded in images or documents shared through the app.</w:t>
      </w:r>
    </w:p>
    <w:p w14:paraId="36B969BD" w14:textId="77777777" w:rsidR="006A63BC" w:rsidRPr="00094E92" w:rsidRDefault="006A63BC" w:rsidP="00D01712">
      <w:pPr>
        <w:pStyle w:val="NoSpacing"/>
        <w:spacing w:line="259" w:lineRule="auto"/>
        <w:contextualSpacing/>
        <w:rPr>
          <w:sz w:val="28"/>
          <w:szCs w:val="28"/>
        </w:rPr>
      </w:pPr>
    </w:p>
    <w:p w14:paraId="021A38A1" w14:textId="77777777" w:rsidR="006A63BC" w:rsidRDefault="006A63BC" w:rsidP="00D01712">
      <w:pPr>
        <w:pStyle w:val="NoSpacing"/>
        <w:spacing w:line="259" w:lineRule="auto"/>
        <w:contextualSpacing/>
        <w:rPr>
          <w:sz w:val="28"/>
          <w:szCs w:val="28"/>
        </w:rPr>
      </w:pPr>
      <w:r w:rsidRPr="00094E92">
        <w:rPr>
          <w:sz w:val="28"/>
          <w:szCs w:val="28"/>
        </w:rPr>
        <w:t xml:space="preserve"> 4. Instagram</w:t>
      </w:r>
    </w:p>
    <w:p w14:paraId="5F5CF7FC" w14:textId="77777777" w:rsidR="00833710" w:rsidRPr="00094E92" w:rsidRDefault="00833710" w:rsidP="00D01712">
      <w:pPr>
        <w:pStyle w:val="NoSpacing"/>
        <w:spacing w:line="259" w:lineRule="auto"/>
        <w:contextualSpacing/>
        <w:rPr>
          <w:sz w:val="28"/>
          <w:szCs w:val="28"/>
        </w:rPr>
      </w:pPr>
    </w:p>
    <w:p w14:paraId="42FB181C" w14:textId="3A34ADF1" w:rsidR="006A63BC" w:rsidRPr="00094E92" w:rsidRDefault="006A63BC" w:rsidP="00D01712">
      <w:pPr>
        <w:pStyle w:val="NoSpacing"/>
        <w:numPr>
          <w:ilvl w:val="1"/>
          <w:numId w:val="9"/>
        </w:numPr>
        <w:spacing w:line="259" w:lineRule="auto"/>
        <w:contextualSpacing/>
        <w:rPr>
          <w:sz w:val="28"/>
          <w:szCs w:val="28"/>
        </w:rPr>
      </w:pPr>
      <w:r w:rsidRPr="00094E92">
        <w:rPr>
          <w:sz w:val="28"/>
          <w:szCs w:val="28"/>
        </w:rPr>
        <w:t>Account Hacking: Utilizing phishing links in DMs or hacked third-party apps to access user accounts.</w:t>
      </w:r>
    </w:p>
    <w:p w14:paraId="35D8B6AD" w14:textId="6184CA74" w:rsidR="006A63BC" w:rsidRPr="00094E92" w:rsidRDefault="006A63BC" w:rsidP="00D01712">
      <w:pPr>
        <w:pStyle w:val="NoSpacing"/>
        <w:numPr>
          <w:ilvl w:val="1"/>
          <w:numId w:val="9"/>
        </w:numPr>
        <w:spacing w:line="259" w:lineRule="auto"/>
        <w:contextualSpacing/>
        <w:rPr>
          <w:sz w:val="28"/>
          <w:szCs w:val="28"/>
        </w:rPr>
      </w:pPr>
      <w:r w:rsidRPr="00094E92">
        <w:rPr>
          <w:sz w:val="28"/>
          <w:szCs w:val="28"/>
        </w:rPr>
        <w:t>Influencer Scams: Fake influencer accounts or scams targeting real influencers and their followers.</w:t>
      </w:r>
    </w:p>
    <w:p w14:paraId="55E4E6C9" w14:textId="42C772AF" w:rsidR="006A63BC" w:rsidRPr="00094E92" w:rsidRDefault="006A63BC" w:rsidP="00D01712">
      <w:pPr>
        <w:pStyle w:val="NoSpacing"/>
        <w:numPr>
          <w:ilvl w:val="1"/>
          <w:numId w:val="9"/>
        </w:numPr>
        <w:spacing w:line="259" w:lineRule="auto"/>
        <w:contextualSpacing/>
        <w:rPr>
          <w:sz w:val="28"/>
          <w:szCs w:val="28"/>
        </w:rPr>
      </w:pPr>
      <w:r w:rsidRPr="00094E92">
        <w:rPr>
          <w:sz w:val="28"/>
          <w:szCs w:val="28"/>
        </w:rPr>
        <w:t>Privacy Issues: Risks in sharing location data, daily activities, and personal life.</w:t>
      </w:r>
    </w:p>
    <w:p w14:paraId="497681FD" w14:textId="7F1CF19C" w:rsidR="006A63BC" w:rsidRPr="00094E92" w:rsidRDefault="006A63BC" w:rsidP="00D01712">
      <w:pPr>
        <w:pStyle w:val="NoSpacing"/>
        <w:numPr>
          <w:ilvl w:val="1"/>
          <w:numId w:val="9"/>
        </w:numPr>
        <w:spacing w:line="259" w:lineRule="auto"/>
        <w:contextualSpacing/>
        <w:rPr>
          <w:sz w:val="28"/>
          <w:szCs w:val="28"/>
        </w:rPr>
      </w:pPr>
      <w:r w:rsidRPr="00094E92">
        <w:rPr>
          <w:sz w:val="28"/>
          <w:szCs w:val="28"/>
        </w:rPr>
        <w:t>Sponsored Content and Product Scams: Misleading advertisements or fake product promotions.</w:t>
      </w:r>
    </w:p>
    <w:p w14:paraId="6265A000" w14:textId="5811FEB5" w:rsidR="006A63BC" w:rsidRPr="00094E92" w:rsidRDefault="006A63BC" w:rsidP="00D01712">
      <w:pPr>
        <w:pStyle w:val="NoSpacing"/>
        <w:numPr>
          <w:ilvl w:val="1"/>
          <w:numId w:val="9"/>
        </w:numPr>
        <w:spacing w:line="259" w:lineRule="auto"/>
        <w:contextualSpacing/>
        <w:rPr>
          <w:sz w:val="28"/>
          <w:szCs w:val="28"/>
        </w:rPr>
      </w:pPr>
      <w:r w:rsidRPr="00094E92">
        <w:rPr>
          <w:sz w:val="28"/>
          <w:szCs w:val="28"/>
        </w:rPr>
        <w:t>Instagram Bots: Fake followers and engagement impacting authenticity and sometimes being used for malicious activities.</w:t>
      </w:r>
    </w:p>
    <w:p w14:paraId="6FB7F8B6" w14:textId="77777777" w:rsidR="006A63BC" w:rsidRPr="00094E92" w:rsidRDefault="006A63BC" w:rsidP="00D01712">
      <w:pPr>
        <w:pStyle w:val="NoSpacing"/>
        <w:spacing w:line="259" w:lineRule="auto"/>
        <w:contextualSpacing/>
        <w:rPr>
          <w:sz w:val="28"/>
          <w:szCs w:val="28"/>
        </w:rPr>
      </w:pPr>
    </w:p>
    <w:p w14:paraId="7FCD60B7" w14:textId="77777777" w:rsidR="006A63BC" w:rsidRDefault="006A63BC" w:rsidP="00D01712">
      <w:pPr>
        <w:pStyle w:val="NoSpacing"/>
        <w:spacing w:line="259" w:lineRule="auto"/>
        <w:contextualSpacing/>
        <w:rPr>
          <w:sz w:val="28"/>
          <w:szCs w:val="28"/>
        </w:rPr>
      </w:pPr>
      <w:r w:rsidRPr="00094E92">
        <w:rPr>
          <w:sz w:val="28"/>
          <w:szCs w:val="28"/>
        </w:rPr>
        <w:t xml:space="preserve"> 5. TikTok</w:t>
      </w:r>
    </w:p>
    <w:p w14:paraId="10041956" w14:textId="77777777" w:rsidR="00833710" w:rsidRPr="00094E92" w:rsidRDefault="00833710" w:rsidP="00D01712">
      <w:pPr>
        <w:pStyle w:val="NoSpacing"/>
        <w:spacing w:line="259" w:lineRule="auto"/>
        <w:contextualSpacing/>
        <w:rPr>
          <w:sz w:val="28"/>
          <w:szCs w:val="28"/>
        </w:rPr>
      </w:pPr>
    </w:p>
    <w:p w14:paraId="05043D67" w14:textId="04071E94" w:rsidR="006A63BC" w:rsidRPr="00094E92" w:rsidRDefault="006A63BC" w:rsidP="00D01712">
      <w:pPr>
        <w:pStyle w:val="NoSpacing"/>
        <w:numPr>
          <w:ilvl w:val="0"/>
          <w:numId w:val="10"/>
        </w:numPr>
        <w:spacing w:line="259" w:lineRule="auto"/>
        <w:contextualSpacing/>
        <w:rPr>
          <w:sz w:val="28"/>
          <w:szCs w:val="28"/>
        </w:rPr>
      </w:pPr>
      <w:r w:rsidRPr="00094E92">
        <w:rPr>
          <w:sz w:val="28"/>
          <w:szCs w:val="28"/>
        </w:rPr>
        <w:t>Data Privacy Concerns: Questions about the extent of data collection and potential misuse.</w:t>
      </w:r>
    </w:p>
    <w:p w14:paraId="0EB441B5" w14:textId="7203DA43" w:rsidR="006A63BC" w:rsidRPr="00094E92" w:rsidRDefault="006A63BC" w:rsidP="00D01712">
      <w:pPr>
        <w:pStyle w:val="NoSpacing"/>
        <w:numPr>
          <w:ilvl w:val="0"/>
          <w:numId w:val="10"/>
        </w:numPr>
        <w:spacing w:line="259" w:lineRule="auto"/>
        <w:contextualSpacing/>
        <w:rPr>
          <w:sz w:val="28"/>
          <w:szCs w:val="28"/>
        </w:rPr>
      </w:pPr>
      <w:r w:rsidRPr="00094E92">
        <w:rPr>
          <w:sz w:val="28"/>
          <w:szCs w:val="28"/>
        </w:rPr>
        <w:t>Inappropriate Content Exposure: Especially among younger audiences, with risks of exposure to harmful or adult content.</w:t>
      </w:r>
    </w:p>
    <w:p w14:paraId="34497374" w14:textId="5C9EE429" w:rsidR="006A63BC" w:rsidRPr="00094E92" w:rsidRDefault="006A63BC" w:rsidP="00D01712">
      <w:pPr>
        <w:pStyle w:val="NoSpacing"/>
        <w:numPr>
          <w:ilvl w:val="0"/>
          <w:numId w:val="10"/>
        </w:numPr>
        <w:spacing w:line="259" w:lineRule="auto"/>
        <w:contextualSpacing/>
        <w:rPr>
          <w:sz w:val="28"/>
          <w:szCs w:val="28"/>
        </w:rPr>
      </w:pPr>
      <w:r w:rsidRPr="00094E92">
        <w:rPr>
          <w:sz w:val="28"/>
          <w:szCs w:val="28"/>
        </w:rPr>
        <w:t>Viral Challenge Dangers: The spread of potentially harmful or dangerous challenges among users.</w:t>
      </w:r>
    </w:p>
    <w:p w14:paraId="00DEF38C" w14:textId="697E7DF0" w:rsidR="006A63BC" w:rsidRPr="00094E92" w:rsidRDefault="006A63BC" w:rsidP="00D01712">
      <w:pPr>
        <w:pStyle w:val="NoSpacing"/>
        <w:numPr>
          <w:ilvl w:val="0"/>
          <w:numId w:val="10"/>
        </w:numPr>
        <w:spacing w:line="259" w:lineRule="auto"/>
        <w:contextualSpacing/>
        <w:rPr>
          <w:sz w:val="28"/>
          <w:szCs w:val="28"/>
        </w:rPr>
      </w:pPr>
      <w:r w:rsidRPr="00094E92">
        <w:rPr>
          <w:sz w:val="28"/>
          <w:szCs w:val="28"/>
        </w:rPr>
        <w:lastRenderedPageBreak/>
        <w:t>Algorithm Manipulation: Use of the algorithm to spread certain content, potentially including misinformation.</w:t>
      </w:r>
    </w:p>
    <w:p w14:paraId="04320380" w14:textId="34D90B2C" w:rsidR="006A63BC" w:rsidRPr="00094E92" w:rsidRDefault="006A63BC" w:rsidP="00D01712">
      <w:pPr>
        <w:pStyle w:val="NoSpacing"/>
        <w:numPr>
          <w:ilvl w:val="0"/>
          <w:numId w:val="10"/>
        </w:numPr>
        <w:spacing w:line="259" w:lineRule="auto"/>
        <w:contextualSpacing/>
        <w:rPr>
          <w:sz w:val="28"/>
          <w:szCs w:val="28"/>
        </w:rPr>
      </w:pPr>
      <w:r w:rsidRPr="00094E92">
        <w:rPr>
          <w:sz w:val="28"/>
          <w:szCs w:val="28"/>
        </w:rPr>
        <w:t>Cyberbullying and Harassment: Due to the public and viral nature of the content, users, especially teens, are susceptible to bullying and harassment.</w:t>
      </w:r>
    </w:p>
    <w:p w14:paraId="0DBCFD7A" w14:textId="77777777" w:rsidR="006A63BC" w:rsidRPr="00094E92" w:rsidRDefault="006A63BC" w:rsidP="00D01712">
      <w:pPr>
        <w:pStyle w:val="NoSpacing"/>
        <w:spacing w:line="259" w:lineRule="auto"/>
        <w:contextualSpacing/>
        <w:rPr>
          <w:sz w:val="28"/>
          <w:szCs w:val="28"/>
        </w:rPr>
      </w:pPr>
    </w:p>
    <w:p w14:paraId="2654E43C" w14:textId="77777777" w:rsidR="006A63BC" w:rsidRDefault="006A63BC" w:rsidP="00D01712">
      <w:pPr>
        <w:pStyle w:val="NoSpacing"/>
        <w:spacing w:line="259" w:lineRule="auto"/>
        <w:contextualSpacing/>
        <w:rPr>
          <w:sz w:val="28"/>
          <w:szCs w:val="28"/>
        </w:rPr>
      </w:pPr>
      <w:r w:rsidRPr="00094E92">
        <w:rPr>
          <w:sz w:val="28"/>
          <w:szCs w:val="28"/>
        </w:rPr>
        <w:t xml:space="preserve"> 6. Snapchat</w:t>
      </w:r>
    </w:p>
    <w:p w14:paraId="15A5EC45" w14:textId="77777777" w:rsidR="00833710" w:rsidRPr="00094E92" w:rsidRDefault="00833710" w:rsidP="00D01712">
      <w:pPr>
        <w:pStyle w:val="NoSpacing"/>
        <w:spacing w:line="259" w:lineRule="auto"/>
        <w:contextualSpacing/>
        <w:rPr>
          <w:sz w:val="28"/>
          <w:szCs w:val="28"/>
        </w:rPr>
      </w:pPr>
    </w:p>
    <w:p w14:paraId="21C4A8C1" w14:textId="40D7B94B" w:rsidR="006A63BC" w:rsidRPr="00094E92" w:rsidRDefault="006A63BC" w:rsidP="00D01712">
      <w:pPr>
        <w:pStyle w:val="NoSpacing"/>
        <w:numPr>
          <w:ilvl w:val="0"/>
          <w:numId w:val="11"/>
        </w:numPr>
        <w:spacing w:line="259" w:lineRule="auto"/>
        <w:contextualSpacing/>
        <w:rPr>
          <w:sz w:val="28"/>
          <w:szCs w:val="28"/>
        </w:rPr>
      </w:pPr>
      <w:r w:rsidRPr="00094E92">
        <w:rPr>
          <w:sz w:val="28"/>
          <w:szCs w:val="28"/>
        </w:rPr>
        <w:t>Location Sharing Dangers: Risks associated with real-time location sharing features like Snap Map.</w:t>
      </w:r>
    </w:p>
    <w:p w14:paraId="108AB2DE" w14:textId="3B3B0DA3" w:rsidR="006A63BC" w:rsidRPr="00094E92" w:rsidRDefault="006A63BC" w:rsidP="00D01712">
      <w:pPr>
        <w:pStyle w:val="NoSpacing"/>
        <w:numPr>
          <w:ilvl w:val="0"/>
          <w:numId w:val="11"/>
        </w:numPr>
        <w:spacing w:line="259" w:lineRule="auto"/>
        <w:contextualSpacing/>
        <w:rPr>
          <w:sz w:val="28"/>
          <w:szCs w:val="28"/>
        </w:rPr>
      </w:pPr>
      <w:r w:rsidRPr="00094E92">
        <w:rPr>
          <w:sz w:val="28"/>
          <w:szCs w:val="28"/>
        </w:rPr>
        <w:t>False Sense of Security: Belief in the temporary nature of content leading to sharing sensitive information.</w:t>
      </w:r>
    </w:p>
    <w:p w14:paraId="33FCBA11" w14:textId="4D170AE3" w:rsidR="006A63BC" w:rsidRPr="00094E92" w:rsidRDefault="006A63BC" w:rsidP="00D01712">
      <w:pPr>
        <w:pStyle w:val="NoSpacing"/>
        <w:numPr>
          <w:ilvl w:val="0"/>
          <w:numId w:val="11"/>
        </w:numPr>
        <w:spacing w:line="259" w:lineRule="auto"/>
        <w:contextualSpacing/>
        <w:rPr>
          <w:sz w:val="28"/>
          <w:szCs w:val="28"/>
        </w:rPr>
      </w:pPr>
      <w:r w:rsidRPr="00094E92">
        <w:rPr>
          <w:sz w:val="28"/>
          <w:szCs w:val="28"/>
        </w:rPr>
        <w:t>Scams and Phishing Attacks: Via deceptive snaps or messages.</w:t>
      </w:r>
    </w:p>
    <w:p w14:paraId="017ADDFB" w14:textId="7018DBAB" w:rsidR="006A63BC" w:rsidRPr="00094E92" w:rsidRDefault="006A63BC" w:rsidP="00D01712">
      <w:pPr>
        <w:pStyle w:val="NoSpacing"/>
        <w:numPr>
          <w:ilvl w:val="0"/>
          <w:numId w:val="11"/>
        </w:numPr>
        <w:spacing w:line="259" w:lineRule="auto"/>
        <w:contextualSpacing/>
        <w:rPr>
          <w:sz w:val="28"/>
          <w:szCs w:val="28"/>
        </w:rPr>
      </w:pPr>
      <w:r w:rsidRPr="00094E92">
        <w:rPr>
          <w:sz w:val="28"/>
          <w:szCs w:val="28"/>
        </w:rPr>
        <w:t>Screenshot Privacy Issues: Despite notifications, screenshots can lead to privacy violations.</w:t>
      </w:r>
    </w:p>
    <w:p w14:paraId="61A2A010" w14:textId="747F070E" w:rsidR="006A63BC" w:rsidRPr="00094E92" w:rsidRDefault="006A63BC" w:rsidP="00D01712">
      <w:pPr>
        <w:pStyle w:val="NoSpacing"/>
        <w:numPr>
          <w:ilvl w:val="0"/>
          <w:numId w:val="11"/>
        </w:numPr>
        <w:spacing w:line="259" w:lineRule="auto"/>
        <w:contextualSpacing/>
        <w:rPr>
          <w:sz w:val="28"/>
          <w:szCs w:val="28"/>
        </w:rPr>
      </w:pPr>
      <w:r w:rsidRPr="00094E92">
        <w:rPr>
          <w:sz w:val="28"/>
          <w:szCs w:val="28"/>
        </w:rPr>
        <w:t>Targeted Ads Based on Data Collection: Concerns over the extent of data used to target ads to users.</w:t>
      </w:r>
    </w:p>
    <w:p w14:paraId="36E37F03" w14:textId="77777777" w:rsidR="006A63BC" w:rsidRPr="00094E92" w:rsidRDefault="006A63BC" w:rsidP="00D01712">
      <w:pPr>
        <w:pStyle w:val="NoSpacing"/>
        <w:spacing w:line="259" w:lineRule="auto"/>
        <w:contextualSpacing/>
        <w:rPr>
          <w:sz w:val="28"/>
          <w:szCs w:val="28"/>
        </w:rPr>
      </w:pPr>
    </w:p>
    <w:p w14:paraId="508C60B8" w14:textId="320C7BE9" w:rsidR="006A63BC" w:rsidRDefault="006A63BC" w:rsidP="00D01712">
      <w:pPr>
        <w:pStyle w:val="NoSpacing"/>
        <w:spacing w:line="259" w:lineRule="auto"/>
        <w:contextualSpacing/>
        <w:rPr>
          <w:sz w:val="28"/>
          <w:szCs w:val="28"/>
        </w:rPr>
      </w:pPr>
      <w:r w:rsidRPr="00094E92">
        <w:rPr>
          <w:sz w:val="28"/>
          <w:szCs w:val="28"/>
        </w:rPr>
        <w:t xml:space="preserve"> 7. Twitter</w:t>
      </w:r>
      <w:r w:rsidR="00473E6B">
        <w:rPr>
          <w:sz w:val="28"/>
          <w:szCs w:val="28"/>
        </w:rPr>
        <w:t>/X</w:t>
      </w:r>
    </w:p>
    <w:p w14:paraId="02D4F48B" w14:textId="77777777" w:rsidR="00833710" w:rsidRPr="00094E92" w:rsidRDefault="00833710" w:rsidP="00D01712">
      <w:pPr>
        <w:pStyle w:val="NoSpacing"/>
        <w:spacing w:line="259" w:lineRule="auto"/>
        <w:contextualSpacing/>
        <w:rPr>
          <w:sz w:val="28"/>
          <w:szCs w:val="28"/>
        </w:rPr>
      </w:pPr>
    </w:p>
    <w:p w14:paraId="34674963" w14:textId="6DD55C0C" w:rsidR="006A63BC" w:rsidRPr="00094E92" w:rsidRDefault="006A63BC" w:rsidP="00D01712">
      <w:pPr>
        <w:pStyle w:val="NoSpacing"/>
        <w:numPr>
          <w:ilvl w:val="0"/>
          <w:numId w:val="12"/>
        </w:numPr>
        <w:spacing w:line="259" w:lineRule="auto"/>
        <w:ind w:left="720"/>
        <w:contextualSpacing/>
        <w:rPr>
          <w:sz w:val="28"/>
          <w:szCs w:val="28"/>
        </w:rPr>
      </w:pPr>
      <w:r w:rsidRPr="00094E92">
        <w:rPr>
          <w:sz w:val="28"/>
          <w:szCs w:val="28"/>
        </w:rPr>
        <w:t>Information Warfare: Use of bots and fake accounts to amplify misinformation or political agendas.</w:t>
      </w:r>
    </w:p>
    <w:p w14:paraId="79772CEF" w14:textId="0302EEB1" w:rsidR="006A63BC" w:rsidRPr="00094E92" w:rsidRDefault="006A63BC" w:rsidP="00D01712">
      <w:pPr>
        <w:pStyle w:val="NoSpacing"/>
        <w:numPr>
          <w:ilvl w:val="0"/>
          <w:numId w:val="12"/>
        </w:numPr>
        <w:spacing w:line="259" w:lineRule="auto"/>
        <w:ind w:left="720"/>
        <w:contextualSpacing/>
        <w:rPr>
          <w:sz w:val="28"/>
          <w:szCs w:val="28"/>
        </w:rPr>
      </w:pPr>
      <w:r w:rsidRPr="00094E92">
        <w:rPr>
          <w:sz w:val="28"/>
          <w:szCs w:val="28"/>
        </w:rPr>
        <w:t>High-Profile Account Takeovers: Targeting celebrities or official accounts through phishing or security breaches.</w:t>
      </w:r>
    </w:p>
    <w:p w14:paraId="6C03C216" w14:textId="615C7410" w:rsidR="006A63BC" w:rsidRPr="00094E92" w:rsidRDefault="006A63BC" w:rsidP="00D01712">
      <w:pPr>
        <w:pStyle w:val="NoSpacing"/>
        <w:numPr>
          <w:ilvl w:val="0"/>
          <w:numId w:val="12"/>
        </w:numPr>
        <w:spacing w:line="259" w:lineRule="auto"/>
        <w:ind w:left="720"/>
        <w:contextualSpacing/>
        <w:rPr>
          <w:sz w:val="28"/>
          <w:szCs w:val="28"/>
        </w:rPr>
      </w:pPr>
      <w:r w:rsidRPr="00094E92">
        <w:rPr>
          <w:sz w:val="28"/>
          <w:szCs w:val="28"/>
        </w:rPr>
        <w:t>Online Harassment and Trolling: Widespread issue affecting mental health and public discourse.</w:t>
      </w:r>
    </w:p>
    <w:p w14:paraId="6739AA2B" w14:textId="76A01D29" w:rsidR="006A63BC" w:rsidRPr="00094E92" w:rsidRDefault="006A63BC" w:rsidP="00D01712">
      <w:pPr>
        <w:pStyle w:val="NoSpacing"/>
        <w:numPr>
          <w:ilvl w:val="0"/>
          <w:numId w:val="12"/>
        </w:numPr>
        <w:spacing w:line="259" w:lineRule="auto"/>
        <w:ind w:left="720"/>
        <w:contextualSpacing/>
        <w:rPr>
          <w:sz w:val="28"/>
          <w:szCs w:val="28"/>
        </w:rPr>
      </w:pPr>
      <w:r w:rsidRPr="00094E92">
        <w:rPr>
          <w:sz w:val="28"/>
          <w:szCs w:val="28"/>
        </w:rPr>
        <w:t>Link-Based Threats: Malicious links leading to phishing or malware sites.</w:t>
      </w:r>
    </w:p>
    <w:p w14:paraId="2A422E48" w14:textId="40A9349C" w:rsidR="006A63BC" w:rsidRPr="00094E92" w:rsidRDefault="006A63BC" w:rsidP="00D01712">
      <w:pPr>
        <w:pStyle w:val="NoSpacing"/>
        <w:numPr>
          <w:ilvl w:val="0"/>
          <w:numId w:val="12"/>
        </w:numPr>
        <w:spacing w:line="259" w:lineRule="auto"/>
        <w:ind w:left="720"/>
        <w:contextualSpacing/>
        <w:rPr>
          <w:sz w:val="28"/>
          <w:szCs w:val="28"/>
        </w:rPr>
      </w:pPr>
      <w:r w:rsidRPr="00094E92">
        <w:rPr>
          <w:sz w:val="28"/>
          <w:szCs w:val="28"/>
        </w:rPr>
        <w:t>Personal Data Leaks: Through hacks or careless sharing of information.</w:t>
      </w:r>
    </w:p>
    <w:p w14:paraId="47F640E5" w14:textId="77777777" w:rsidR="006A63BC" w:rsidRPr="00094E92" w:rsidRDefault="006A63BC" w:rsidP="00D01712">
      <w:pPr>
        <w:pStyle w:val="NoSpacing"/>
        <w:spacing w:line="259" w:lineRule="auto"/>
        <w:contextualSpacing/>
        <w:rPr>
          <w:sz w:val="28"/>
          <w:szCs w:val="28"/>
        </w:rPr>
      </w:pPr>
    </w:p>
    <w:p w14:paraId="4D2468A2" w14:textId="77777777" w:rsidR="006A63BC" w:rsidRDefault="006A63BC" w:rsidP="00D01712">
      <w:pPr>
        <w:pStyle w:val="NoSpacing"/>
        <w:spacing w:line="259" w:lineRule="auto"/>
        <w:contextualSpacing/>
        <w:rPr>
          <w:sz w:val="28"/>
          <w:szCs w:val="28"/>
        </w:rPr>
      </w:pPr>
      <w:r w:rsidRPr="00094E92">
        <w:rPr>
          <w:sz w:val="28"/>
          <w:szCs w:val="28"/>
        </w:rPr>
        <w:t xml:space="preserve"> 8. LinkedIn</w:t>
      </w:r>
    </w:p>
    <w:p w14:paraId="5DA40ED0" w14:textId="77777777" w:rsidR="00833710" w:rsidRPr="00094E92" w:rsidRDefault="00833710" w:rsidP="00D01712">
      <w:pPr>
        <w:pStyle w:val="NoSpacing"/>
        <w:spacing w:line="259" w:lineRule="auto"/>
        <w:contextualSpacing/>
        <w:rPr>
          <w:sz w:val="28"/>
          <w:szCs w:val="28"/>
        </w:rPr>
      </w:pPr>
    </w:p>
    <w:p w14:paraId="08CEE7B8" w14:textId="2C949FEF" w:rsidR="006A63BC" w:rsidRPr="00094E92" w:rsidRDefault="006A63BC" w:rsidP="00D01712">
      <w:pPr>
        <w:pStyle w:val="NoSpacing"/>
        <w:numPr>
          <w:ilvl w:val="1"/>
          <w:numId w:val="13"/>
        </w:numPr>
        <w:spacing w:line="259" w:lineRule="auto"/>
        <w:ind w:left="720"/>
        <w:contextualSpacing/>
        <w:rPr>
          <w:sz w:val="28"/>
          <w:szCs w:val="28"/>
        </w:rPr>
      </w:pPr>
      <w:r w:rsidRPr="00094E92">
        <w:rPr>
          <w:sz w:val="28"/>
          <w:szCs w:val="28"/>
        </w:rPr>
        <w:t xml:space="preserve">Job Scams and Fraudulent Recruiters: Fake job </w:t>
      </w:r>
      <w:r w:rsidR="004A0842" w:rsidRPr="00094E92">
        <w:rPr>
          <w:sz w:val="28"/>
          <w:szCs w:val="28"/>
        </w:rPr>
        <w:t>offers,</w:t>
      </w:r>
      <w:r w:rsidRPr="00094E92">
        <w:rPr>
          <w:sz w:val="28"/>
          <w:szCs w:val="28"/>
        </w:rPr>
        <w:t xml:space="preserve"> or recruitment efforts aimed at stealing personal information.</w:t>
      </w:r>
    </w:p>
    <w:p w14:paraId="049C41A8" w14:textId="0A44978C" w:rsidR="006A63BC" w:rsidRPr="00094E92" w:rsidRDefault="006A63BC" w:rsidP="00D01712">
      <w:pPr>
        <w:pStyle w:val="NoSpacing"/>
        <w:numPr>
          <w:ilvl w:val="1"/>
          <w:numId w:val="13"/>
        </w:numPr>
        <w:spacing w:line="259" w:lineRule="auto"/>
        <w:ind w:left="720"/>
        <w:contextualSpacing/>
        <w:rPr>
          <w:sz w:val="28"/>
          <w:szCs w:val="28"/>
        </w:rPr>
      </w:pPr>
      <w:r w:rsidRPr="00094E92">
        <w:rPr>
          <w:sz w:val="28"/>
          <w:szCs w:val="28"/>
        </w:rPr>
        <w:t>Data Harvesting for Phishing Attacks: Gathering detailed professional information for targeted attacks.</w:t>
      </w:r>
    </w:p>
    <w:p w14:paraId="798F8C44" w14:textId="52659B14" w:rsidR="006A63BC" w:rsidRPr="00094E92" w:rsidRDefault="006A63BC" w:rsidP="00D01712">
      <w:pPr>
        <w:pStyle w:val="NoSpacing"/>
        <w:numPr>
          <w:ilvl w:val="1"/>
          <w:numId w:val="13"/>
        </w:numPr>
        <w:spacing w:line="259" w:lineRule="auto"/>
        <w:ind w:left="720"/>
        <w:contextualSpacing/>
        <w:rPr>
          <w:sz w:val="28"/>
          <w:szCs w:val="28"/>
        </w:rPr>
      </w:pPr>
      <w:r w:rsidRPr="00094E92">
        <w:rPr>
          <w:sz w:val="28"/>
          <w:szCs w:val="28"/>
        </w:rPr>
        <w:lastRenderedPageBreak/>
        <w:t>Network Infiltration for Corporate Espionage: Misusing connections to gain insider information or access.</w:t>
      </w:r>
    </w:p>
    <w:p w14:paraId="1304FC6D" w14:textId="23FC4875" w:rsidR="006A63BC" w:rsidRPr="00094E92" w:rsidRDefault="006A63BC" w:rsidP="00D01712">
      <w:pPr>
        <w:pStyle w:val="NoSpacing"/>
        <w:numPr>
          <w:ilvl w:val="1"/>
          <w:numId w:val="13"/>
        </w:numPr>
        <w:spacing w:line="259" w:lineRule="auto"/>
        <w:ind w:left="720"/>
        <w:contextualSpacing/>
        <w:rPr>
          <w:sz w:val="28"/>
          <w:szCs w:val="28"/>
        </w:rPr>
      </w:pPr>
      <w:r w:rsidRPr="00094E92">
        <w:rPr>
          <w:sz w:val="28"/>
          <w:szCs w:val="28"/>
        </w:rPr>
        <w:t>Profile Hacking and Impersonation: Using compromised accounts to scam connections.</w:t>
      </w:r>
    </w:p>
    <w:p w14:paraId="41548E7B" w14:textId="2ECFE777" w:rsidR="006A63BC" w:rsidRPr="00094E92" w:rsidRDefault="006A63BC" w:rsidP="00D01712">
      <w:pPr>
        <w:pStyle w:val="NoSpacing"/>
        <w:numPr>
          <w:ilvl w:val="1"/>
          <w:numId w:val="13"/>
        </w:numPr>
        <w:spacing w:line="259" w:lineRule="auto"/>
        <w:ind w:left="720"/>
        <w:contextualSpacing/>
        <w:rPr>
          <w:sz w:val="28"/>
          <w:szCs w:val="28"/>
        </w:rPr>
      </w:pPr>
      <w:r w:rsidRPr="00094E92">
        <w:rPr>
          <w:sz w:val="28"/>
          <w:szCs w:val="28"/>
        </w:rPr>
        <w:t>Malware in Direct Messages: Malicious documents or links sent under the guise of professional communication.</w:t>
      </w:r>
    </w:p>
    <w:p w14:paraId="63EAD6F4" w14:textId="77777777" w:rsidR="006A63BC" w:rsidRPr="00094E92" w:rsidRDefault="006A63BC" w:rsidP="00D01712">
      <w:pPr>
        <w:pStyle w:val="NoSpacing"/>
        <w:spacing w:line="259" w:lineRule="auto"/>
        <w:contextualSpacing/>
        <w:rPr>
          <w:sz w:val="28"/>
          <w:szCs w:val="28"/>
        </w:rPr>
      </w:pPr>
    </w:p>
    <w:p w14:paraId="4345396A" w14:textId="77777777" w:rsidR="006A63BC" w:rsidRDefault="006A63BC" w:rsidP="00D01712">
      <w:pPr>
        <w:pStyle w:val="NoSpacing"/>
        <w:spacing w:line="259" w:lineRule="auto"/>
        <w:contextualSpacing/>
        <w:rPr>
          <w:sz w:val="28"/>
          <w:szCs w:val="28"/>
        </w:rPr>
      </w:pPr>
      <w:r w:rsidRPr="00094E92">
        <w:rPr>
          <w:sz w:val="28"/>
          <w:szCs w:val="28"/>
        </w:rPr>
        <w:t xml:space="preserve"> 9. Reddit</w:t>
      </w:r>
    </w:p>
    <w:p w14:paraId="0979A523" w14:textId="77777777" w:rsidR="00833710" w:rsidRPr="00094E92" w:rsidRDefault="00833710" w:rsidP="00D01712">
      <w:pPr>
        <w:pStyle w:val="NoSpacing"/>
        <w:spacing w:line="259" w:lineRule="auto"/>
        <w:contextualSpacing/>
        <w:rPr>
          <w:sz w:val="28"/>
          <w:szCs w:val="28"/>
        </w:rPr>
      </w:pPr>
    </w:p>
    <w:p w14:paraId="51B86B21" w14:textId="51F4499F" w:rsidR="006A63BC" w:rsidRPr="00094E92" w:rsidRDefault="006A63BC" w:rsidP="00D01712">
      <w:pPr>
        <w:pStyle w:val="NoSpacing"/>
        <w:numPr>
          <w:ilvl w:val="1"/>
          <w:numId w:val="14"/>
        </w:numPr>
        <w:spacing w:line="259" w:lineRule="auto"/>
        <w:ind w:left="720"/>
        <w:contextualSpacing/>
        <w:rPr>
          <w:sz w:val="28"/>
          <w:szCs w:val="28"/>
        </w:rPr>
      </w:pPr>
      <w:r w:rsidRPr="00094E92">
        <w:rPr>
          <w:sz w:val="28"/>
          <w:szCs w:val="28"/>
        </w:rPr>
        <w:t>Doxxing and Privacy Violations: Exposing personal information against a user's will.</w:t>
      </w:r>
    </w:p>
    <w:p w14:paraId="2AF29FBD" w14:textId="15B12EC5" w:rsidR="006A63BC" w:rsidRPr="00094E92" w:rsidRDefault="006A63BC" w:rsidP="00D01712">
      <w:pPr>
        <w:pStyle w:val="NoSpacing"/>
        <w:numPr>
          <w:ilvl w:val="1"/>
          <w:numId w:val="14"/>
        </w:numPr>
        <w:spacing w:line="259" w:lineRule="auto"/>
        <w:ind w:left="720"/>
        <w:contextualSpacing/>
        <w:rPr>
          <w:sz w:val="28"/>
          <w:szCs w:val="28"/>
        </w:rPr>
      </w:pPr>
      <w:r w:rsidRPr="00094E92">
        <w:rPr>
          <w:sz w:val="28"/>
          <w:szCs w:val="28"/>
        </w:rPr>
        <w:t>Subreddit Hijacking for Agenda Spread: Targeting specific groups to propagate certain viewpoints or misinformation.</w:t>
      </w:r>
    </w:p>
    <w:p w14:paraId="38E6EBD4" w14:textId="6AF91C1C" w:rsidR="006A63BC" w:rsidRPr="00094E92" w:rsidRDefault="006A63BC" w:rsidP="00D01712">
      <w:pPr>
        <w:pStyle w:val="NoSpacing"/>
        <w:numPr>
          <w:ilvl w:val="1"/>
          <w:numId w:val="14"/>
        </w:numPr>
        <w:spacing w:line="259" w:lineRule="auto"/>
        <w:ind w:left="720"/>
        <w:contextualSpacing/>
        <w:rPr>
          <w:sz w:val="28"/>
          <w:szCs w:val="28"/>
        </w:rPr>
      </w:pPr>
      <w:r w:rsidRPr="00094E92">
        <w:rPr>
          <w:sz w:val="28"/>
          <w:szCs w:val="28"/>
        </w:rPr>
        <w:t>Malicious Links and Downloads: Disguised as legitimate content or discussions.</w:t>
      </w:r>
    </w:p>
    <w:p w14:paraId="0DF1F983" w14:textId="451B47E3" w:rsidR="006A63BC" w:rsidRPr="00094E92" w:rsidRDefault="006A63BC" w:rsidP="00D01712">
      <w:pPr>
        <w:pStyle w:val="NoSpacing"/>
        <w:numPr>
          <w:ilvl w:val="1"/>
          <w:numId w:val="14"/>
        </w:numPr>
        <w:spacing w:line="259" w:lineRule="auto"/>
        <w:ind w:left="720"/>
        <w:contextualSpacing/>
        <w:rPr>
          <w:sz w:val="28"/>
          <w:szCs w:val="28"/>
        </w:rPr>
      </w:pPr>
      <w:r w:rsidRPr="00094E92">
        <w:rPr>
          <w:sz w:val="28"/>
          <w:szCs w:val="28"/>
        </w:rPr>
        <w:t>Echo Chambers and Radicalization: Potentially reinforcing extreme views.</w:t>
      </w:r>
    </w:p>
    <w:p w14:paraId="6A711D1D" w14:textId="3A34D322" w:rsidR="006A63BC" w:rsidRPr="00473E6B" w:rsidRDefault="006A63BC" w:rsidP="00D01712">
      <w:pPr>
        <w:pStyle w:val="NoSpacing"/>
        <w:numPr>
          <w:ilvl w:val="1"/>
          <w:numId w:val="14"/>
        </w:numPr>
        <w:spacing w:line="259" w:lineRule="auto"/>
        <w:ind w:left="720"/>
        <w:contextualSpacing/>
        <w:rPr>
          <w:sz w:val="28"/>
          <w:szCs w:val="28"/>
        </w:rPr>
      </w:pPr>
      <w:r w:rsidRPr="00094E92">
        <w:rPr>
          <w:sz w:val="28"/>
          <w:szCs w:val="28"/>
        </w:rPr>
        <w:t>Account Takeover Risks:</w:t>
      </w:r>
      <w:r w:rsidR="00473E6B">
        <w:rPr>
          <w:sz w:val="28"/>
          <w:szCs w:val="28"/>
        </w:rPr>
        <w:t xml:space="preserve"> </w:t>
      </w:r>
      <w:r w:rsidRPr="00473E6B">
        <w:rPr>
          <w:sz w:val="28"/>
          <w:szCs w:val="28"/>
        </w:rPr>
        <w:t>Especially in cases where the same login credentials are used across multiple sites.</w:t>
      </w:r>
    </w:p>
    <w:p w14:paraId="1076E018" w14:textId="77777777" w:rsidR="006A63BC" w:rsidRPr="00094E92" w:rsidRDefault="006A63BC" w:rsidP="00D01712">
      <w:pPr>
        <w:pStyle w:val="NoSpacing"/>
        <w:spacing w:line="259" w:lineRule="auto"/>
        <w:contextualSpacing/>
        <w:rPr>
          <w:sz w:val="28"/>
          <w:szCs w:val="28"/>
        </w:rPr>
      </w:pPr>
    </w:p>
    <w:p w14:paraId="3B7FA42E" w14:textId="77777777" w:rsidR="006A63BC" w:rsidRDefault="006A63BC" w:rsidP="00D01712">
      <w:pPr>
        <w:pStyle w:val="NoSpacing"/>
        <w:spacing w:line="259" w:lineRule="auto"/>
        <w:contextualSpacing/>
        <w:rPr>
          <w:sz w:val="28"/>
          <w:szCs w:val="28"/>
        </w:rPr>
      </w:pPr>
      <w:r w:rsidRPr="00094E92">
        <w:rPr>
          <w:sz w:val="28"/>
          <w:szCs w:val="28"/>
        </w:rPr>
        <w:t xml:space="preserve"> 10. Pinterest</w:t>
      </w:r>
    </w:p>
    <w:p w14:paraId="62AC3DF1" w14:textId="77777777" w:rsidR="00833710" w:rsidRPr="00094E92" w:rsidRDefault="00833710" w:rsidP="00D01712">
      <w:pPr>
        <w:pStyle w:val="NoSpacing"/>
        <w:spacing w:line="259" w:lineRule="auto"/>
        <w:contextualSpacing/>
        <w:rPr>
          <w:sz w:val="28"/>
          <w:szCs w:val="28"/>
        </w:rPr>
      </w:pPr>
    </w:p>
    <w:p w14:paraId="2ACA39AD" w14:textId="622337B5" w:rsidR="006A63BC" w:rsidRPr="00094E92" w:rsidRDefault="006A63BC" w:rsidP="00D01712">
      <w:pPr>
        <w:pStyle w:val="NoSpacing"/>
        <w:numPr>
          <w:ilvl w:val="1"/>
          <w:numId w:val="15"/>
        </w:numPr>
        <w:spacing w:line="259" w:lineRule="auto"/>
        <w:ind w:left="720"/>
        <w:contextualSpacing/>
        <w:rPr>
          <w:sz w:val="28"/>
          <w:szCs w:val="28"/>
        </w:rPr>
      </w:pPr>
      <w:r w:rsidRPr="00094E92">
        <w:rPr>
          <w:sz w:val="28"/>
          <w:szCs w:val="28"/>
        </w:rPr>
        <w:t>Scam Pins and Links: Disguised as legitimate content leading to fraudulent or harmful sites.</w:t>
      </w:r>
    </w:p>
    <w:p w14:paraId="2B1367D5" w14:textId="7EC352AC" w:rsidR="006A63BC" w:rsidRPr="00094E92" w:rsidRDefault="006A63BC" w:rsidP="00D01712">
      <w:pPr>
        <w:pStyle w:val="NoSpacing"/>
        <w:numPr>
          <w:ilvl w:val="1"/>
          <w:numId w:val="15"/>
        </w:numPr>
        <w:spacing w:line="259" w:lineRule="auto"/>
        <w:ind w:left="720"/>
        <w:contextualSpacing/>
        <w:rPr>
          <w:sz w:val="28"/>
          <w:szCs w:val="28"/>
        </w:rPr>
      </w:pPr>
      <w:r w:rsidRPr="00094E92">
        <w:rPr>
          <w:sz w:val="28"/>
          <w:szCs w:val="28"/>
        </w:rPr>
        <w:t>Malware Distribution: Through infected images or embedded links.</w:t>
      </w:r>
    </w:p>
    <w:p w14:paraId="228322E2" w14:textId="1FAC6289" w:rsidR="006A63BC" w:rsidRPr="00094E92" w:rsidRDefault="006A63BC" w:rsidP="00D01712">
      <w:pPr>
        <w:pStyle w:val="NoSpacing"/>
        <w:numPr>
          <w:ilvl w:val="1"/>
          <w:numId w:val="15"/>
        </w:numPr>
        <w:spacing w:line="259" w:lineRule="auto"/>
        <w:ind w:left="720"/>
        <w:contextualSpacing/>
        <w:rPr>
          <w:sz w:val="28"/>
          <w:szCs w:val="28"/>
        </w:rPr>
      </w:pPr>
      <w:r w:rsidRPr="00094E92">
        <w:rPr>
          <w:sz w:val="28"/>
          <w:szCs w:val="28"/>
        </w:rPr>
        <w:t>Intellectual Property Violations: Risks in sharing and saving content without proper rights or attributions.</w:t>
      </w:r>
    </w:p>
    <w:p w14:paraId="1BDDFD0A" w14:textId="283B656D" w:rsidR="006A63BC" w:rsidRPr="00094E92" w:rsidRDefault="006A63BC" w:rsidP="00D01712">
      <w:pPr>
        <w:pStyle w:val="NoSpacing"/>
        <w:numPr>
          <w:ilvl w:val="1"/>
          <w:numId w:val="15"/>
        </w:numPr>
        <w:spacing w:line="259" w:lineRule="auto"/>
        <w:ind w:left="720"/>
        <w:contextualSpacing/>
        <w:rPr>
          <w:sz w:val="28"/>
          <w:szCs w:val="28"/>
        </w:rPr>
      </w:pPr>
      <w:r w:rsidRPr="00094E92">
        <w:rPr>
          <w:sz w:val="28"/>
          <w:szCs w:val="28"/>
        </w:rPr>
        <w:t>Fake Profiles and Phishing Attempts: Targeting users with fake offers or collecting personal data.</w:t>
      </w:r>
    </w:p>
    <w:p w14:paraId="2E41204E" w14:textId="14A89D14" w:rsidR="006A63BC" w:rsidRPr="00094E92" w:rsidRDefault="006A63BC" w:rsidP="00D01712">
      <w:pPr>
        <w:pStyle w:val="NoSpacing"/>
        <w:numPr>
          <w:ilvl w:val="1"/>
          <w:numId w:val="15"/>
        </w:numPr>
        <w:spacing w:line="259" w:lineRule="auto"/>
        <w:ind w:left="720"/>
        <w:contextualSpacing/>
        <w:rPr>
          <w:sz w:val="28"/>
          <w:szCs w:val="28"/>
        </w:rPr>
      </w:pPr>
      <w:r w:rsidRPr="00094E92">
        <w:rPr>
          <w:sz w:val="28"/>
          <w:szCs w:val="28"/>
        </w:rPr>
        <w:t>Ad Scams and Misleading Promotions: Exploiting the platform's advertising system for scams.</w:t>
      </w:r>
    </w:p>
    <w:p w14:paraId="5CFF74BC" w14:textId="76B2AB27" w:rsidR="006A63BC" w:rsidRPr="00094E92" w:rsidRDefault="006A63BC" w:rsidP="00D01712">
      <w:pPr>
        <w:pStyle w:val="NoSpacing"/>
        <w:spacing w:line="259" w:lineRule="auto"/>
        <w:contextualSpacing/>
        <w:rPr>
          <w:sz w:val="28"/>
          <w:szCs w:val="28"/>
        </w:rPr>
      </w:pPr>
      <w:r w:rsidRPr="00094E92">
        <w:rPr>
          <w:sz w:val="28"/>
          <w:szCs w:val="28"/>
        </w:rPr>
        <w:t xml:space="preserve"> </w:t>
      </w:r>
    </w:p>
    <w:p w14:paraId="7A62918A" w14:textId="77777777" w:rsidR="00292095" w:rsidRDefault="006A63BC" w:rsidP="00D01712">
      <w:pPr>
        <w:pStyle w:val="NoSpacing"/>
        <w:spacing w:line="259" w:lineRule="auto"/>
        <w:contextualSpacing/>
      </w:pPr>
      <w:r w:rsidRPr="00094E92">
        <w:rPr>
          <w:sz w:val="28"/>
          <w:szCs w:val="28"/>
        </w:rPr>
        <w:t xml:space="preserve">Each social media platform, with its unique features and user base, presents specific cyber threats and risks. Awareness and vigilance are key in navigating these platforms safely, alongside adopting good cybersecurity practices and </w:t>
      </w:r>
      <w:r w:rsidRPr="00094E92">
        <w:rPr>
          <w:sz w:val="28"/>
          <w:szCs w:val="28"/>
        </w:rPr>
        <w:lastRenderedPageBreak/>
        <w:t>educating oneself about potential dangers.</w:t>
      </w:r>
      <w:r w:rsidRPr="009A774D">
        <w:rPr>
          <w:sz w:val="28"/>
          <w:szCs w:val="28"/>
        </w:rPr>
        <w:br/>
      </w:r>
    </w:p>
    <w:p w14:paraId="5D784FD4" w14:textId="77777777" w:rsidR="00292095" w:rsidRPr="00BF2289" w:rsidRDefault="00292095" w:rsidP="00D01712">
      <w:pPr>
        <w:pStyle w:val="NoSpacing"/>
        <w:spacing w:line="259" w:lineRule="auto"/>
        <w:contextualSpacing/>
        <w:rPr>
          <w:b/>
          <w:bCs/>
          <w:sz w:val="28"/>
          <w:szCs w:val="28"/>
        </w:rPr>
      </w:pPr>
      <w:r w:rsidRPr="00BF2289">
        <w:rPr>
          <w:b/>
          <w:bCs/>
          <w:sz w:val="28"/>
          <w:szCs w:val="28"/>
        </w:rPr>
        <w:t>Chapter Summary</w:t>
      </w:r>
    </w:p>
    <w:p w14:paraId="6B9B61BD" w14:textId="77777777" w:rsidR="00292095" w:rsidRPr="009A774D" w:rsidRDefault="00292095" w:rsidP="00D01712">
      <w:pPr>
        <w:pStyle w:val="NoSpacing"/>
        <w:spacing w:line="259" w:lineRule="auto"/>
        <w:contextualSpacing/>
        <w:rPr>
          <w:sz w:val="28"/>
          <w:szCs w:val="28"/>
        </w:rPr>
      </w:pPr>
    </w:p>
    <w:p w14:paraId="430174D0" w14:textId="607F6F6B" w:rsidR="00292095" w:rsidRPr="009A774D" w:rsidRDefault="00292095" w:rsidP="00D01712">
      <w:pPr>
        <w:pStyle w:val="NoSpacing"/>
        <w:numPr>
          <w:ilvl w:val="0"/>
          <w:numId w:val="4"/>
        </w:numPr>
        <w:spacing w:line="259" w:lineRule="auto"/>
        <w:contextualSpacing/>
        <w:rPr>
          <w:sz w:val="28"/>
          <w:szCs w:val="28"/>
        </w:rPr>
      </w:pPr>
      <w:r w:rsidRPr="009A774D">
        <w:rPr>
          <w:sz w:val="28"/>
          <w:szCs w:val="28"/>
        </w:rPr>
        <w:t>Review and adjust privacy settings to control who can see your posts and personal information</w:t>
      </w:r>
      <w:r>
        <w:rPr>
          <w:sz w:val="28"/>
          <w:szCs w:val="28"/>
        </w:rPr>
        <w:t>;</w:t>
      </w:r>
    </w:p>
    <w:p w14:paraId="29EB31A5" w14:textId="13E250C3" w:rsidR="00292095" w:rsidRPr="009A774D" w:rsidRDefault="00292095" w:rsidP="00D01712">
      <w:pPr>
        <w:pStyle w:val="NoSpacing"/>
        <w:numPr>
          <w:ilvl w:val="0"/>
          <w:numId w:val="4"/>
        </w:numPr>
        <w:spacing w:line="259" w:lineRule="auto"/>
        <w:contextualSpacing/>
        <w:rPr>
          <w:sz w:val="28"/>
          <w:szCs w:val="28"/>
        </w:rPr>
      </w:pPr>
      <w:r w:rsidRPr="009A774D">
        <w:rPr>
          <w:sz w:val="28"/>
          <w:szCs w:val="28"/>
        </w:rPr>
        <w:t>Be selective about accepting friend or connection requests, and investigate unknown requests before accepting</w:t>
      </w:r>
      <w:r>
        <w:rPr>
          <w:sz w:val="28"/>
          <w:szCs w:val="28"/>
        </w:rPr>
        <w:t>;</w:t>
      </w:r>
    </w:p>
    <w:p w14:paraId="3EDC57DD" w14:textId="6C410A1A" w:rsidR="00292095" w:rsidRPr="009A774D" w:rsidRDefault="00292095" w:rsidP="00D01712">
      <w:pPr>
        <w:pStyle w:val="NoSpacing"/>
        <w:numPr>
          <w:ilvl w:val="0"/>
          <w:numId w:val="4"/>
        </w:numPr>
        <w:spacing w:line="259" w:lineRule="auto"/>
        <w:contextualSpacing/>
        <w:rPr>
          <w:sz w:val="28"/>
          <w:szCs w:val="28"/>
        </w:rPr>
      </w:pPr>
      <w:r w:rsidRPr="009A774D">
        <w:rPr>
          <w:sz w:val="28"/>
          <w:szCs w:val="28"/>
        </w:rPr>
        <w:t>Think before posting personal information or sharing location details to avoid potential risks</w:t>
      </w:r>
      <w:r>
        <w:rPr>
          <w:sz w:val="28"/>
          <w:szCs w:val="28"/>
        </w:rPr>
        <w:t>;</w:t>
      </w:r>
    </w:p>
    <w:p w14:paraId="262399B8" w14:textId="162D694E" w:rsidR="00292095" w:rsidRPr="009A774D" w:rsidRDefault="00292095" w:rsidP="00D01712">
      <w:pPr>
        <w:pStyle w:val="NoSpacing"/>
        <w:numPr>
          <w:ilvl w:val="0"/>
          <w:numId w:val="4"/>
        </w:numPr>
        <w:spacing w:line="259" w:lineRule="auto"/>
        <w:contextualSpacing/>
        <w:rPr>
          <w:sz w:val="28"/>
          <w:szCs w:val="28"/>
        </w:rPr>
      </w:pPr>
      <w:r w:rsidRPr="009A774D">
        <w:rPr>
          <w:sz w:val="28"/>
          <w:szCs w:val="28"/>
        </w:rPr>
        <w:t>Be cautious of sharing too much personal or sensitive information online to prevent identity theft or malicious activities</w:t>
      </w:r>
      <w:r>
        <w:rPr>
          <w:sz w:val="28"/>
          <w:szCs w:val="28"/>
        </w:rPr>
        <w:t>;</w:t>
      </w:r>
    </w:p>
    <w:p w14:paraId="3ECCF8EB" w14:textId="672D915A" w:rsidR="00292095" w:rsidRPr="009A774D" w:rsidRDefault="00292095" w:rsidP="00D01712">
      <w:pPr>
        <w:pStyle w:val="NoSpacing"/>
        <w:numPr>
          <w:ilvl w:val="0"/>
          <w:numId w:val="4"/>
        </w:numPr>
        <w:spacing w:line="259" w:lineRule="auto"/>
        <w:contextualSpacing/>
        <w:rPr>
          <w:sz w:val="28"/>
          <w:szCs w:val="28"/>
        </w:rPr>
      </w:pPr>
      <w:r w:rsidRPr="009A774D">
        <w:rPr>
          <w:sz w:val="28"/>
          <w:szCs w:val="28"/>
        </w:rPr>
        <w:t>Regularly review and clean up your friend or follower list, and establish clear rules for children who use social media</w:t>
      </w:r>
      <w:r>
        <w:rPr>
          <w:sz w:val="28"/>
          <w:szCs w:val="28"/>
        </w:rPr>
        <w:t>;</w:t>
      </w:r>
    </w:p>
    <w:p w14:paraId="58761760" w14:textId="77777777" w:rsidR="00292095" w:rsidRDefault="00292095" w:rsidP="00D01712">
      <w:pPr>
        <w:pStyle w:val="NoSpacing"/>
        <w:numPr>
          <w:ilvl w:val="0"/>
          <w:numId w:val="4"/>
        </w:numPr>
        <w:spacing w:line="259" w:lineRule="auto"/>
        <w:contextualSpacing/>
        <w:rPr>
          <w:sz w:val="28"/>
          <w:szCs w:val="28"/>
        </w:rPr>
      </w:pPr>
      <w:r w:rsidRPr="009A774D">
        <w:rPr>
          <w:sz w:val="28"/>
          <w:szCs w:val="28"/>
        </w:rPr>
        <w:t>Additional resources and tools such as privacy-focused social media platforms and privacy tools can also help enhance online security.</w:t>
      </w:r>
    </w:p>
    <w:p w14:paraId="37AD694C" w14:textId="77777777" w:rsidR="00833710" w:rsidRPr="009A774D" w:rsidRDefault="00833710" w:rsidP="00D01712">
      <w:pPr>
        <w:pStyle w:val="NoSpacing"/>
        <w:spacing w:line="259" w:lineRule="auto"/>
        <w:ind w:left="720"/>
        <w:contextualSpacing/>
        <w:rPr>
          <w:sz w:val="28"/>
          <w:szCs w:val="28"/>
        </w:rPr>
      </w:pPr>
    </w:p>
    <w:p w14:paraId="79001CC7" w14:textId="01A26A41" w:rsidR="00E5557B" w:rsidRPr="00833710" w:rsidRDefault="00833710" w:rsidP="00D01712">
      <w:pPr>
        <w:pStyle w:val="Heading2"/>
        <w:contextualSpacing/>
      </w:pPr>
      <w:r w:rsidRPr="00833710">
        <w:t>Frequently Asked Questions</w:t>
      </w:r>
    </w:p>
    <w:p w14:paraId="145CE53F" w14:textId="77777777" w:rsidR="00E5557B" w:rsidRDefault="00E5557B" w:rsidP="00D01712">
      <w:pPr>
        <w:pStyle w:val="NoSpacing"/>
        <w:spacing w:line="259" w:lineRule="auto"/>
        <w:contextualSpacing/>
        <w:rPr>
          <w:sz w:val="28"/>
          <w:szCs w:val="28"/>
        </w:rPr>
      </w:pPr>
    </w:p>
    <w:p w14:paraId="32E9B6D3" w14:textId="77777777" w:rsidR="00E741E8" w:rsidRPr="00E741E8" w:rsidRDefault="00E5557B" w:rsidP="00D01712">
      <w:pPr>
        <w:pStyle w:val="NoSpacing"/>
        <w:spacing w:line="259" w:lineRule="auto"/>
        <w:contextualSpacing/>
        <w:rPr>
          <w:rStyle w:val="Emphasis"/>
        </w:rPr>
      </w:pPr>
      <w:r w:rsidRPr="00E741E8">
        <w:rPr>
          <w:rStyle w:val="Emphasis"/>
        </w:rPr>
        <w:t>Question: How can I review and adjust my privacy settings on Facebook?</w:t>
      </w:r>
      <w:r w:rsidRPr="00E741E8">
        <w:rPr>
          <w:rStyle w:val="Emphasis"/>
        </w:rPr>
        <w:br/>
      </w:r>
    </w:p>
    <w:p w14:paraId="0014F7D2" w14:textId="77777777" w:rsidR="00E741E8" w:rsidRDefault="00E5557B" w:rsidP="00D01712">
      <w:pPr>
        <w:pStyle w:val="NoSpacing"/>
        <w:spacing w:line="259" w:lineRule="auto"/>
        <w:contextualSpacing/>
        <w:rPr>
          <w:sz w:val="28"/>
          <w:szCs w:val="28"/>
        </w:rPr>
      </w:pPr>
      <w:r w:rsidRPr="009A774D">
        <w:rPr>
          <w:sz w:val="28"/>
          <w:szCs w:val="28"/>
        </w:rPr>
        <w:t>Answer: To review and adjust your privacy settings on Facebook, you can click on the "Privacy Shortcuts" tab, which allows you to control who can see your posts, personal information, and contact you. From there, you can adjust the settings according to your preference.</w:t>
      </w:r>
      <w:r w:rsidRPr="009A774D">
        <w:rPr>
          <w:sz w:val="28"/>
          <w:szCs w:val="28"/>
        </w:rPr>
        <w:br/>
      </w:r>
      <w:r w:rsidRPr="009A774D">
        <w:rPr>
          <w:sz w:val="28"/>
          <w:szCs w:val="28"/>
        </w:rPr>
        <w:br/>
      </w:r>
      <w:r w:rsidRPr="00E741E8">
        <w:rPr>
          <w:rStyle w:val="Emphasis"/>
        </w:rPr>
        <w:t>Question: What should I do if I receive a friend request from someone I don't recognize on social media?</w:t>
      </w:r>
      <w:r w:rsidRPr="00E741E8">
        <w:rPr>
          <w:rStyle w:val="Emphasis"/>
        </w:rPr>
        <w:br/>
      </w:r>
    </w:p>
    <w:p w14:paraId="646E3F2D" w14:textId="77777777" w:rsidR="00E741E8" w:rsidRDefault="00E5557B" w:rsidP="00D01712">
      <w:pPr>
        <w:pStyle w:val="NoSpacing"/>
        <w:spacing w:line="259" w:lineRule="auto"/>
        <w:contextualSpacing/>
        <w:rPr>
          <w:sz w:val="28"/>
          <w:szCs w:val="28"/>
        </w:rPr>
      </w:pPr>
      <w:r w:rsidRPr="009A774D">
        <w:rPr>
          <w:sz w:val="28"/>
          <w:szCs w:val="28"/>
        </w:rPr>
        <w:t>Answer: If you receive a friend request from someone you don't recognize, it's wise to investigate further before accepting the request. You can ask mutual friends about the person or message the individual directly to verify their identity.</w:t>
      </w:r>
      <w:r w:rsidRPr="009A774D">
        <w:rPr>
          <w:sz w:val="28"/>
          <w:szCs w:val="28"/>
        </w:rPr>
        <w:br/>
      </w:r>
      <w:r w:rsidRPr="009A774D">
        <w:rPr>
          <w:sz w:val="28"/>
          <w:szCs w:val="28"/>
        </w:rPr>
        <w:br/>
      </w:r>
      <w:r w:rsidRPr="00E741E8">
        <w:rPr>
          <w:rStyle w:val="Emphasis"/>
        </w:rPr>
        <w:t xml:space="preserve">Question: Why should I be cautious about sharing my exact location in real-time </w:t>
      </w:r>
      <w:r w:rsidRPr="00E741E8">
        <w:rPr>
          <w:rStyle w:val="Emphasis"/>
        </w:rPr>
        <w:lastRenderedPageBreak/>
        <w:t>on social media?</w:t>
      </w:r>
      <w:r w:rsidRPr="00E741E8">
        <w:rPr>
          <w:rStyle w:val="Emphasis"/>
        </w:rPr>
        <w:br/>
      </w:r>
    </w:p>
    <w:p w14:paraId="303A0180" w14:textId="77777777" w:rsidR="00E741E8" w:rsidRDefault="00E5557B" w:rsidP="00D01712">
      <w:pPr>
        <w:pStyle w:val="NoSpacing"/>
        <w:spacing w:line="259" w:lineRule="auto"/>
        <w:contextualSpacing/>
        <w:rPr>
          <w:sz w:val="28"/>
          <w:szCs w:val="28"/>
        </w:rPr>
      </w:pPr>
      <w:r w:rsidRPr="009A774D">
        <w:rPr>
          <w:sz w:val="28"/>
          <w:szCs w:val="28"/>
        </w:rPr>
        <w:t>Answer: It's important to be cautious about sharing your exact location in real-time on social media to avoid potential risks associated with sharing your whereabouts. This can help protect your personal safety and prevent unwanted individuals from tracking your location.</w:t>
      </w:r>
      <w:r w:rsidRPr="009A774D">
        <w:rPr>
          <w:sz w:val="28"/>
          <w:szCs w:val="28"/>
        </w:rPr>
        <w:br/>
      </w:r>
      <w:r w:rsidRPr="009A774D">
        <w:rPr>
          <w:sz w:val="28"/>
          <w:szCs w:val="28"/>
        </w:rPr>
        <w:br/>
      </w:r>
      <w:r w:rsidRPr="00E741E8">
        <w:rPr>
          <w:rStyle w:val="Emphasis"/>
        </w:rPr>
        <w:t>Question: How can I create social media rules for my kids to ensure their safety online?</w:t>
      </w:r>
      <w:r w:rsidRPr="00E741E8">
        <w:rPr>
          <w:rStyle w:val="Emphasis"/>
        </w:rPr>
        <w:br/>
      </w:r>
    </w:p>
    <w:p w14:paraId="02FCD805" w14:textId="77777777" w:rsidR="00E741E8" w:rsidRDefault="00E5557B" w:rsidP="00D01712">
      <w:pPr>
        <w:pStyle w:val="NoSpacing"/>
        <w:spacing w:line="259" w:lineRule="auto"/>
        <w:contextualSpacing/>
        <w:rPr>
          <w:sz w:val="28"/>
          <w:szCs w:val="28"/>
        </w:rPr>
      </w:pPr>
      <w:r w:rsidRPr="009A774D">
        <w:rPr>
          <w:sz w:val="28"/>
          <w:szCs w:val="28"/>
        </w:rPr>
        <w:t>Answer: To create social media rules for your kids, you can establish clear guidelines such as sharing passwords with parents, not accepting friend requests from unknown individuals, and seeking help if they encounter any suspicious activity online. Educating them about the importance of privacy and security on social media is also essential.</w:t>
      </w:r>
      <w:r w:rsidRPr="009A774D">
        <w:rPr>
          <w:sz w:val="28"/>
          <w:szCs w:val="28"/>
        </w:rPr>
        <w:br/>
      </w:r>
      <w:r w:rsidRPr="009A774D">
        <w:rPr>
          <w:sz w:val="28"/>
          <w:szCs w:val="28"/>
        </w:rPr>
        <w:br/>
      </w:r>
      <w:r w:rsidRPr="00E741E8">
        <w:rPr>
          <w:rStyle w:val="Emphasis"/>
        </w:rPr>
        <w:t>Question: What are some privacy-focused social media platforms that provide additional security and privacy options?</w:t>
      </w:r>
      <w:r w:rsidRPr="00E741E8">
        <w:rPr>
          <w:rStyle w:val="Emphasis"/>
        </w:rPr>
        <w:br/>
      </w:r>
    </w:p>
    <w:p w14:paraId="6B83B696" w14:textId="77777777" w:rsidR="00E741E8" w:rsidRDefault="00E5557B" w:rsidP="00D01712">
      <w:pPr>
        <w:pStyle w:val="NoSpacing"/>
        <w:spacing w:line="259" w:lineRule="auto"/>
        <w:contextualSpacing/>
        <w:rPr>
          <w:sz w:val="28"/>
          <w:szCs w:val="28"/>
        </w:rPr>
      </w:pPr>
      <w:r w:rsidRPr="009A774D">
        <w:rPr>
          <w:sz w:val="28"/>
          <w:szCs w:val="28"/>
        </w:rPr>
        <w:t>Answer: Some privacy-focused social media platforms that provide additional security and privacy options include MeWe and Minds. These platforms prioritize user privacy and offer features to enhance online security.</w:t>
      </w:r>
      <w:r w:rsidRPr="009A774D">
        <w:rPr>
          <w:sz w:val="28"/>
          <w:szCs w:val="28"/>
        </w:rPr>
        <w:br/>
      </w:r>
      <w:r w:rsidRPr="009A774D">
        <w:rPr>
          <w:sz w:val="28"/>
          <w:szCs w:val="28"/>
        </w:rPr>
        <w:br/>
      </w:r>
      <w:r w:rsidRPr="00E741E8">
        <w:rPr>
          <w:rStyle w:val="Emphasis"/>
        </w:rPr>
        <w:t>Question: What tools can I use to easily review and adjust my privacy settings on various social media platforms?</w:t>
      </w:r>
      <w:r w:rsidRPr="00E741E8">
        <w:rPr>
          <w:rStyle w:val="Emphasis"/>
        </w:rPr>
        <w:br/>
      </w:r>
    </w:p>
    <w:p w14:paraId="7709C5F9" w14:textId="77777777" w:rsidR="00E741E8" w:rsidRDefault="00E5557B" w:rsidP="00D01712">
      <w:pPr>
        <w:pStyle w:val="NoSpacing"/>
        <w:spacing w:line="259" w:lineRule="auto"/>
        <w:contextualSpacing/>
        <w:rPr>
          <w:sz w:val="28"/>
          <w:szCs w:val="28"/>
        </w:rPr>
      </w:pPr>
      <w:r w:rsidRPr="009A774D">
        <w:rPr>
          <w:sz w:val="28"/>
          <w:szCs w:val="28"/>
        </w:rPr>
        <w:t>Answer: You can use privacy tools like PrivacyCheck or Jumbo Privacy to easily review and adjust your privacy settings on various social media platforms. These tools can help you manage your online privacy effectively.</w:t>
      </w:r>
      <w:r w:rsidRPr="009A774D">
        <w:rPr>
          <w:sz w:val="28"/>
          <w:szCs w:val="28"/>
        </w:rPr>
        <w:br/>
      </w:r>
      <w:r w:rsidRPr="009A774D">
        <w:rPr>
          <w:sz w:val="28"/>
          <w:szCs w:val="28"/>
        </w:rPr>
        <w:br/>
      </w:r>
      <w:r w:rsidRPr="00E741E8">
        <w:rPr>
          <w:rStyle w:val="Emphasis"/>
        </w:rPr>
        <w:t>Question: Why is it important to regularly review and clean up your friend or follower list on social media?</w:t>
      </w:r>
      <w:r w:rsidRPr="00E741E8">
        <w:rPr>
          <w:rStyle w:val="Emphasis"/>
        </w:rPr>
        <w:br/>
      </w:r>
    </w:p>
    <w:p w14:paraId="09CAE702" w14:textId="77777777" w:rsidR="00E741E8" w:rsidRDefault="00E5557B" w:rsidP="00D01712">
      <w:pPr>
        <w:pStyle w:val="NoSpacing"/>
        <w:spacing w:line="259" w:lineRule="auto"/>
        <w:contextualSpacing/>
        <w:rPr>
          <w:sz w:val="28"/>
          <w:szCs w:val="28"/>
        </w:rPr>
      </w:pPr>
      <w:r w:rsidRPr="009A774D">
        <w:rPr>
          <w:sz w:val="28"/>
          <w:szCs w:val="28"/>
        </w:rPr>
        <w:t xml:space="preserve">Answer: It's important to regularly review and clean up your friend or follower list on social media to maintain a safe online presence. Removing any suspicious </w:t>
      </w:r>
      <w:r w:rsidRPr="009A774D">
        <w:rPr>
          <w:sz w:val="28"/>
          <w:szCs w:val="28"/>
        </w:rPr>
        <w:lastRenderedPageBreak/>
        <w:t>accounts and individuals you no longer wish to be connected with can enhance your online security.</w:t>
      </w:r>
      <w:r w:rsidRPr="009A774D">
        <w:rPr>
          <w:sz w:val="28"/>
          <w:szCs w:val="28"/>
        </w:rPr>
        <w:br/>
      </w:r>
      <w:r w:rsidRPr="009A774D">
        <w:rPr>
          <w:sz w:val="28"/>
          <w:szCs w:val="28"/>
        </w:rPr>
        <w:br/>
      </w:r>
      <w:r w:rsidRPr="00E741E8">
        <w:rPr>
          <w:rStyle w:val="Emphasis"/>
        </w:rPr>
        <w:t>Question: How can sharing too much personal or sensitive information online put me at risk?</w:t>
      </w:r>
      <w:r w:rsidRPr="00E741E8">
        <w:rPr>
          <w:rStyle w:val="Emphasis"/>
        </w:rPr>
        <w:br/>
      </w:r>
    </w:p>
    <w:p w14:paraId="19CE06D0" w14:textId="2861E687" w:rsidR="006C3457" w:rsidRPr="009A774D" w:rsidRDefault="00E5557B" w:rsidP="006C3457">
      <w:pPr>
        <w:pStyle w:val="NoSpacing"/>
        <w:spacing w:line="259" w:lineRule="auto"/>
        <w:contextualSpacing/>
        <w:rPr>
          <w:sz w:val="28"/>
          <w:szCs w:val="28"/>
        </w:rPr>
      </w:pPr>
      <w:r w:rsidRPr="009A774D">
        <w:rPr>
          <w:sz w:val="28"/>
          <w:szCs w:val="28"/>
        </w:rPr>
        <w:t>Answer: Sharing too much personal or sensitive information online can put you at risk because cybercriminals can use this information to steal your identity or carry out other malicious activities. It's important to be cautious about the type of personal information you share on social media.</w:t>
      </w:r>
    </w:p>
    <w:p w14:paraId="120F88CF" w14:textId="22886656" w:rsidR="00292095" w:rsidRDefault="00E5557B" w:rsidP="006C3457">
      <w:pPr>
        <w:pStyle w:val="NoSpacing"/>
        <w:spacing w:line="259" w:lineRule="auto"/>
        <w:contextualSpacing/>
      </w:pPr>
      <w:r w:rsidRPr="009A774D">
        <w:rPr>
          <w:sz w:val="28"/>
          <w:szCs w:val="28"/>
        </w:rPr>
        <w:br/>
      </w:r>
    </w:p>
    <w:p w14:paraId="1D319B03" w14:textId="77777777" w:rsidR="006C3457" w:rsidRDefault="006C3457">
      <w:pPr>
        <w:rPr>
          <w:rFonts w:asciiTheme="majorHAnsi" w:eastAsiaTheme="majorEastAsia" w:hAnsiTheme="majorHAnsi" w:cstheme="majorBidi"/>
          <w:b/>
          <w:bCs/>
          <w:color w:val="2F5496" w:themeColor="accent1" w:themeShade="BF"/>
          <w:sz w:val="32"/>
          <w:szCs w:val="32"/>
        </w:rPr>
      </w:pPr>
      <w:r>
        <w:rPr>
          <w:bCs/>
        </w:rPr>
        <w:br w:type="page"/>
      </w:r>
    </w:p>
    <w:p w14:paraId="7247A2E4" w14:textId="2DA48FE9" w:rsidR="00E741E8" w:rsidRPr="00DB6F40" w:rsidRDefault="00E741E8" w:rsidP="00D01712">
      <w:pPr>
        <w:pStyle w:val="Heading1"/>
        <w:rPr>
          <w:b w:val="0"/>
          <w:bCs/>
        </w:rPr>
      </w:pPr>
      <w:bookmarkStart w:id="12" w:name="_Toc157348469"/>
      <w:r w:rsidRPr="00DB6F40">
        <w:rPr>
          <w:bCs/>
        </w:rPr>
        <w:lastRenderedPageBreak/>
        <w:t xml:space="preserve">Family Online Safety: Guidelines to protect children </w:t>
      </w:r>
      <w:r>
        <w:rPr>
          <w:bCs/>
        </w:rPr>
        <w:t xml:space="preserve">and seniors </w:t>
      </w:r>
      <w:r w:rsidRPr="00DB6F40">
        <w:rPr>
          <w:bCs/>
        </w:rPr>
        <w:t>online</w:t>
      </w:r>
      <w:bookmarkEnd w:id="12"/>
    </w:p>
    <w:p w14:paraId="2F7FA29B" w14:textId="77777777" w:rsidR="001F4667" w:rsidRDefault="001F4667" w:rsidP="00D01712">
      <w:pPr>
        <w:pStyle w:val="NoSpacing"/>
        <w:spacing w:line="259" w:lineRule="auto"/>
        <w:contextualSpacing/>
        <w:rPr>
          <w:sz w:val="28"/>
          <w:szCs w:val="28"/>
        </w:rPr>
      </w:pPr>
    </w:p>
    <w:p w14:paraId="1BE40FD4" w14:textId="2F38C238" w:rsidR="001F4667" w:rsidRDefault="001F4667" w:rsidP="00D01712">
      <w:pPr>
        <w:pStyle w:val="Heading2"/>
        <w:contextualSpacing/>
      </w:pPr>
      <w:r w:rsidRPr="009A774D">
        <w:t>This chapter will help you:</w:t>
      </w:r>
    </w:p>
    <w:p w14:paraId="1740033F" w14:textId="77777777" w:rsidR="001F4667" w:rsidRDefault="001F4667" w:rsidP="00D01712">
      <w:pPr>
        <w:pStyle w:val="NoSpacing"/>
        <w:spacing w:line="259" w:lineRule="auto"/>
        <w:contextualSpacing/>
        <w:rPr>
          <w:sz w:val="28"/>
          <w:szCs w:val="28"/>
        </w:rPr>
      </w:pPr>
    </w:p>
    <w:p w14:paraId="0DC94974" w14:textId="59A72984" w:rsidR="001F4667" w:rsidRDefault="001F4667" w:rsidP="00D01712">
      <w:pPr>
        <w:pStyle w:val="NoSpacing"/>
        <w:numPr>
          <w:ilvl w:val="0"/>
          <w:numId w:val="20"/>
        </w:numPr>
        <w:spacing w:line="259" w:lineRule="auto"/>
        <w:contextualSpacing/>
        <w:rPr>
          <w:sz w:val="28"/>
          <w:szCs w:val="28"/>
        </w:rPr>
      </w:pPr>
      <w:r w:rsidRPr="009A774D">
        <w:rPr>
          <w:sz w:val="28"/>
          <w:szCs w:val="28"/>
        </w:rPr>
        <w:t>Understand how to set up parental controls on devices to limit children's access to inappropriate content</w:t>
      </w:r>
      <w:r w:rsidR="006C3457">
        <w:rPr>
          <w:sz w:val="28"/>
          <w:szCs w:val="28"/>
        </w:rPr>
        <w:t>.</w:t>
      </w:r>
    </w:p>
    <w:p w14:paraId="7E139824" w14:textId="7CF098B2" w:rsidR="001F4667" w:rsidRDefault="001F4667" w:rsidP="00D01712">
      <w:pPr>
        <w:pStyle w:val="NoSpacing"/>
        <w:numPr>
          <w:ilvl w:val="0"/>
          <w:numId w:val="20"/>
        </w:numPr>
        <w:spacing w:line="259" w:lineRule="auto"/>
        <w:contextualSpacing/>
        <w:rPr>
          <w:sz w:val="28"/>
          <w:szCs w:val="28"/>
        </w:rPr>
      </w:pPr>
      <w:r w:rsidRPr="009A774D">
        <w:rPr>
          <w:sz w:val="28"/>
          <w:szCs w:val="28"/>
        </w:rPr>
        <w:t>Educate your children about the dangers of the internet and how to stay safe online</w:t>
      </w:r>
      <w:r w:rsidR="006C3457">
        <w:rPr>
          <w:sz w:val="28"/>
          <w:szCs w:val="28"/>
        </w:rPr>
        <w:t>.</w:t>
      </w:r>
    </w:p>
    <w:p w14:paraId="50C09556" w14:textId="351EEC83" w:rsidR="001F4667" w:rsidRDefault="001F4667" w:rsidP="00D01712">
      <w:pPr>
        <w:pStyle w:val="NoSpacing"/>
        <w:numPr>
          <w:ilvl w:val="0"/>
          <w:numId w:val="20"/>
        </w:numPr>
        <w:spacing w:line="259" w:lineRule="auto"/>
        <w:contextualSpacing/>
        <w:rPr>
          <w:sz w:val="28"/>
          <w:szCs w:val="28"/>
        </w:rPr>
      </w:pPr>
      <w:r w:rsidRPr="009A774D">
        <w:rPr>
          <w:sz w:val="28"/>
          <w:szCs w:val="28"/>
        </w:rPr>
        <w:t>Monitor your children's online activities and discuss any concerns with them</w:t>
      </w:r>
      <w:r w:rsidR="006C3457">
        <w:rPr>
          <w:sz w:val="28"/>
          <w:szCs w:val="28"/>
        </w:rPr>
        <w:t>.</w:t>
      </w:r>
    </w:p>
    <w:p w14:paraId="072DF29E" w14:textId="7E641D33" w:rsidR="001F4667" w:rsidRDefault="001F4667" w:rsidP="00D01712">
      <w:pPr>
        <w:pStyle w:val="NoSpacing"/>
        <w:numPr>
          <w:ilvl w:val="0"/>
          <w:numId w:val="20"/>
        </w:numPr>
        <w:spacing w:line="259" w:lineRule="auto"/>
        <w:contextualSpacing/>
        <w:rPr>
          <w:sz w:val="28"/>
          <w:szCs w:val="28"/>
        </w:rPr>
      </w:pPr>
      <w:r w:rsidRPr="009A774D">
        <w:rPr>
          <w:sz w:val="28"/>
          <w:szCs w:val="28"/>
        </w:rPr>
        <w:t>Teach your children about safe browsing habits and the importance of not sharing personal information online</w:t>
      </w:r>
      <w:r w:rsidR="006C3457">
        <w:rPr>
          <w:sz w:val="28"/>
          <w:szCs w:val="28"/>
        </w:rPr>
        <w:t>.</w:t>
      </w:r>
    </w:p>
    <w:p w14:paraId="08C139DF" w14:textId="61C135E5" w:rsidR="001F4667" w:rsidRDefault="001F4667" w:rsidP="00D01712">
      <w:pPr>
        <w:pStyle w:val="NoSpacing"/>
        <w:numPr>
          <w:ilvl w:val="0"/>
          <w:numId w:val="20"/>
        </w:numPr>
        <w:spacing w:line="259" w:lineRule="auto"/>
        <w:contextualSpacing/>
        <w:rPr>
          <w:sz w:val="28"/>
          <w:szCs w:val="28"/>
        </w:rPr>
      </w:pPr>
      <w:r w:rsidRPr="009A774D">
        <w:rPr>
          <w:sz w:val="28"/>
          <w:szCs w:val="28"/>
        </w:rPr>
        <w:t>Encourage open communication with children about their online experiences and any potential issues they may encounter</w:t>
      </w:r>
      <w:r w:rsidR="006C3457">
        <w:rPr>
          <w:sz w:val="28"/>
          <w:szCs w:val="28"/>
        </w:rPr>
        <w:t>.</w:t>
      </w:r>
    </w:p>
    <w:p w14:paraId="77D5C267" w14:textId="76CF67F7" w:rsidR="001F4667" w:rsidRDefault="001F4667" w:rsidP="00D01712">
      <w:pPr>
        <w:pStyle w:val="NoSpacing"/>
        <w:numPr>
          <w:ilvl w:val="0"/>
          <w:numId w:val="20"/>
        </w:numPr>
        <w:spacing w:line="259" w:lineRule="auto"/>
        <w:contextualSpacing/>
        <w:rPr>
          <w:sz w:val="28"/>
          <w:szCs w:val="28"/>
        </w:rPr>
      </w:pPr>
      <w:r>
        <w:rPr>
          <w:sz w:val="28"/>
          <w:szCs w:val="28"/>
        </w:rPr>
        <w:t xml:space="preserve">Help you help the seniors in your life understand the cyber threats and scams targeting </w:t>
      </w:r>
      <w:r w:rsidR="00D37242">
        <w:rPr>
          <w:sz w:val="28"/>
          <w:szCs w:val="28"/>
        </w:rPr>
        <w:t>them.</w:t>
      </w:r>
    </w:p>
    <w:p w14:paraId="17AFEABA" w14:textId="77777777" w:rsidR="00CF4758" w:rsidRPr="009A774D" w:rsidRDefault="00CF4758" w:rsidP="00D01712">
      <w:pPr>
        <w:pStyle w:val="NoSpacing"/>
        <w:spacing w:line="259" w:lineRule="auto"/>
        <w:ind w:left="720"/>
        <w:contextualSpacing/>
        <w:rPr>
          <w:sz w:val="28"/>
          <w:szCs w:val="28"/>
        </w:rPr>
      </w:pPr>
    </w:p>
    <w:p w14:paraId="762B987F" w14:textId="1CB21445" w:rsidR="00E741E8" w:rsidRPr="006C3457" w:rsidRDefault="00E741E8" w:rsidP="00D01712">
      <w:pPr>
        <w:contextualSpacing/>
        <w:rPr>
          <w:rStyle w:val="SubtleEmphasis"/>
          <w:color w:val="000000" w:themeColor="text1"/>
        </w:rPr>
      </w:pPr>
      <w:r w:rsidRPr="006C3457">
        <w:rPr>
          <w:rStyle w:val="SubtleEmphasis"/>
          <w:color w:val="000000" w:themeColor="text1"/>
        </w:rPr>
        <w:t>Cyberbullying comes to the Forefront</w:t>
      </w:r>
    </w:p>
    <w:p w14:paraId="01862E6F" w14:textId="77777777" w:rsidR="00E741E8" w:rsidRPr="003D080F" w:rsidRDefault="00E741E8" w:rsidP="00D01712">
      <w:pPr>
        <w:contextualSpacing/>
        <w:rPr>
          <w:rFonts w:ascii="Calibri" w:eastAsia="Calibri" w:hAnsi="Calibri" w:cs="Arial"/>
        </w:rPr>
      </w:pPr>
    </w:p>
    <w:p w14:paraId="13B01A30" w14:textId="77777777" w:rsidR="00E741E8" w:rsidRPr="003D080F" w:rsidRDefault="00E741E8" w:rsidP="00D01712">
      <w:pPr>
        <w:contextualSpacing/>
        <w:rPr>
          <w:rFonts w:ascii="Calibri" w:eastAsia="Calibri" w:hAnsi="Calibri" w:cs="Arial"/>
          <w:color w:val="000000"/>
          <w:szCs w:val="28"/>
        </w:rPr>
      </w:pPr>
      <w:r w:rsidRPr="003D080F">
        <w:rPr>
          <w:rFonts w:ascii="Calibri" w:eastAsia="Calibri" w:hAnsi="Calibri" w:cs="Arial"/>
          <w:color w:val="000000"/>
          <w:szCs w:val="28"/>
        </w:rPr>
        <w:t>The Lori Drew cyberbullying case is a notable example of online harassment and its legal implications. In 2006, Lori Drew, a woman from Missouri, was involved in a tragic incident that led to the suicide of a 13-year-old girl named Megan Meier.</w:t>
      </w:r>
    </w:p>
    <w:p w14:paraId="65E97050" w14:textId="77777777" w:rsidR="00E741E8" w:rsidRDefault="00E741E8" w:rsidP="00D01712">
      <w:pPr>
        <w:contextualSpacing/>
        <w:rPr>
          <w:rFonts w:ascii="Calibri" w:eastAsia="Calibri" w:hAnsi="Calibri" w:cs="Arial"/>
          <w:color w:val="000000"/>
          <w:szCs w:val="28"/>
        </w:rPr>
      </w:pPr>
      <w:r w:rsidRPr="003D080F">
        <w:rPr>
          <w:rFonts w:ascii="Calibri" w:eastAsia="Calibri" w:hAnsi="Calibri" w:cs="Arial"/>
          <w:color w:val="000000"/>
          <w:szCs w:val="28"/>
        </w:rPr>
        <w:t>The case revolved around Lori Drew, and her daughter, posing as a teenage boy named "Josh Evans" on the social networking platform MySpace. She used this fake identity to befriend Megan Meier and subsequently engage in a deceptive and hurtful online relationship with her. Over time, this online relationship took a dark turn, with Lori Drew and others posting hurtful messages and insults directed at Megan.</w:t>
      </w:r>
    </w:p>
    <w:p w14:paraId="40511B32" w14:textId="77777777" w:rsidR="006C3457" w:rsidRPr="003D080F" w:rsidRDefault="006C3457" w:rsidP="00D01712">
      <w:pPr>
        <w:contextualSpacing/>
        <w:rPr>
          <w:rFonts w:ascii="Calibri" w:eastAsia="Calibri" w:hAnsi="Calibri" w:cs="Arial"/>
          <w:color w:val="000000"/>
          <w:szCs w:val="28"/>
        </w:rPr>
      </w:pPr>
    </w:p>
    <w:p w14:paraId="4786A057" w14:textId="77777777" w:rsidR="00E741E8" w:rsidRPr="003D080F" w:rsidRDefault="00E741E8" w:rsidP="00D01712">
      <w:pPr>
        <w:contextualSpacing/>
        <w:rPr>
          <w:rFonts w:ascii="Calibri" w:eastAsia="Calibri" w:hAnsi="Calibri" w:cs="Arial"/>
          <w:color w:val="000000"/>
          <w:szCs w:val="28"/>
        </w:rPr>
      </w:pPr>
      <w:r w:rsidRPr="003D080F">
        <w:rPr>
          <w:rFonts w:ascii="Calibri" w:eastAsia="Calibri" w:hAnsi="Calibri" w:cs="Arial"/>
          <w:color w:val="000000"/>
          <w:szCs w:val="28"/>
        </w:rPr>
        <w:t>This online harassment culminated in Megan Meier taking her own life in October 2006. The case gained national attention, sparking discussions about cyberbullying, online safety, and the responsibilities of individuals in the digital age.</w:t>
      </w:r>
    </w:p>
    <w:p w14:paraId="12C201B9" w14:textId="77777777" w:rsidR="00E741E8" w:rsidRDefault="00E741E8" w:rsidP="00D01712">
      <w:pPr>
        <w:contextualSpacing/>
        <w:rPr>
          <w:rFonts w:ascii="Calibri" w:eastAsia="Calibri" w:hAnsi="Calibri" w:cs="Arial"/>
          <w:color w:val="000000"/>
          <w:szCs w:val="28"/>
        </w:rPr>
      </w:pPr>
      <w:r w:rsidRPr="003D080F">
        <w:rPr>
          <w:rFonts w:ascii="Calibri" w:eastAsia="Calibri" w:hAnsi="Calibri" w:cs="Arial"/>
          <w:color w:val="000000"/>
          <w:szCs w:val="28"/>
        </w:rPr>
        <w:lastRenderedPageBreak/>
        <w:t>Legal actions were taken against Lori Drew, who was charged with several federal offenses, including unauthorized access to computers. However, the case faced challenges in court, as existing laws did not directly address cyberbullying and the use of fake online personas to harass others.</w:t>
      </w:r>
    </w:p>
    <w:p w14:paraId="7A6936B0" w14:textId="77777777" w:rsidR="006C3457" w:rsidRPr="003D080F" w:rsidRDefault="006C3457" w:rsidP="00D01712">
      <w:pPr>
        <w:contextualSpacing/>
        <w:rPr>
          <w:rFonts w:ascii="Calibri" w:eastAsia="Calibri" w:hAnsi="Calibri" w:cs="Arial"/>
          <w:color w:val="000000"/>
          <w:szCs w:val="28"/>
        </w:rPr>
      </w:pPr>
    </w:p>
    <w:p w14:paraId="37C8E110" w14:textId="77777777" w:rsidR="00E741E8" w:rsidRDefault="00E741E8" w:rsidP="00D01712">
      <w:pPr>
        <w:contextualSpacing/>
        <w:rPr>
          <w:rFonts w:ascii="Calibri" w:eastAsia="Calibri" w:hAnsi="Calibri" w:cs="Arial"/>
          <w:color w:val="000000"/>
          <w:szCs w:val="28"/>
        </w:rPr>
      </w:pPr>
      <w:r w:rsidRPr="003D080F">
        <w:rPr>
          <w:rFonts w:ascii="Calibri" w:eastAsia="Calibri" w:hAnsi="Calibri" w:cs="Arial"/>
          <w:color w:val="000000"/>
          <w:szCs w:val="28"/>
        </w:rPr>
        <w:t>Ultimately, Lori Drew was convicted of misdemeanor computer fraud charges but acquitted of more serious charges. This case served as a sobering reminder of the real-world consequences of online actions and the importance of promoting cybersecurity awareness to prevent such tragedies.</w:t>
      </w:r>
    </w:p>
    <w:p w14:paraId="65EB3ECD" w14:textId="77777777" w:rsidR="006C3457" w:rsidRPr="003D080F" w:rsidRDefault="006C3457" w:rsidP="00D01712">
      <w:pPr>
        <w:contextualSpacing/>
        <w:rPr>
          <w:rFonts w:ascii="Calibri" w:eastAsia="Calibri" w:hAnsi="Calibri" w:cs="Arial"/>
          <w:color w:val="000000"/>
          <w:szCs w:val="28"/>
        </w:rPr>
      </w:pPr>
    </w:p>
    <w:p w14:paraId="306EE7E6" w14:textId="77777777" w:rsidR="00E741E8" w:rsidRDefault="00E741E8" w:rsidP="00D01712">
      <w:pPr>
        <w:contextualSpacing/>
        <w:rPr>
          <w:rFonts w:ascii="Calibri" w:eastAsia="Calibri" w:hAnsi="Calibri" w:cs="Arial"/>
          <w:color w:val="000000"/>
          <w:szCs w:val="28"/>
        </w:rPr>
      </w:pPr>
      <w:r w:rsidRPr="003D080F">
        <w:rPr>
          <w:rFonts w:ascii="Calibri" w:eastAsia="Calibri" w:hAnsi="Calibri" w:cs="Arial"/>
          <w:color w:val="000000"/>
          <w:szCs w:val="28"/>
        </w:rPr>
        <w:t>I note this case because it underscores the importance of educating individuals, especially young people, about responsible online behavior, digital ethics, and the potential harm that can result from cyberbullying, one of the many threats kids are subject to online.</w:t>
      </w:r>
    </w:p>
    <w:p w14:paraId="68150F95" w14:textId="77777777" w:rsidR="006C3457" w:rsidRPr="003D080F" w:rsidRDefault="006C3457" w:rsidP="00D01712">
      <w:pPr>
        <w:contextualSpacing/>
        <w:rPr>
          <w:rFonts w:ascii="Calibri" w:eastAsia="Calibri" w:hAnsi="Calibri" w:cs="Arial"/>
          <w:color w:val="000000"/>
          <w:szCs w:val="28"/>
        </w:rPr>
      </w:pPr>
    </w:p>
    <w:p w14:paraId="29C3282A" w14:textId="77777777" w:rsidR="00E741E8" w:rsidRDefault="00E741E8" w:rsidP="00D01712">
      <w:pPr>
        <w:contextualSpacing/>
        <w:rPr>
          <w:rFonts w:ascii="Calibri" w:eastAsia="Calibri" w:hAnsi="Calibri" w:cs="Arial"/>
          <w:szCs w:val="28"/>
        </w:rPr>
      </w:pPr>
      <w:r w:rsidRPr="003D080F">
        <w:rPr>
          <w:rFonts w:ascii="Calibri" w:eastAsia="Calibri" w:hAnsi="Calibri" w:cs="Arial"/>
          <w:szCs w:val="28"/>
        </w:rPr>
        <w:t>In this chapter you will Get Cyber Smart on the basics to protecting your children while they are online. Ensuring the online safety of kids is of paramount importance in today's digital age.</w:t>
      </w:r>
    </w:p>
    <w:p w14:paraId="4E0CF60A" w14:textId="584199B8" w:rsidR="001F4667" w:rsidRDefault="00E741E8" w:rsidP="00D01712">
      <w:pPr>
        <w:pStyle w:val="NoSpacing"/>
        <w:spacing w:line="259" w:lineRule="auto"/>
        <w:contextualSpacing/>
        <w:rPr>
          <w:b/>
          <w:bCs/>
          <w:sz w:val="28"/>
          <w:szCs w:val="28"/>
        </w:rPr>
      </w:pPr>
      <w:r w:rsidRPr="009A774D">
        <w:rPr>
          <w:sz w:val="28"/>
          <w:szCs w:val="28"/>
        </w:rPr>
        <w:t xml:space="preserve">In this chapter, we will explore </w:t>
      </w:r>
      <w:r w:rsidR="00AF4D5E">
        <w:rPr>
          <w:sz w:val="28"/>
          <w:szCs w:val="28"/>
        </w:rPr>
        <w:t>how to get Cyber Smart and</w:t>
      </w:r>
      <w:r w:rsidRPr="009A774D">
        <w:rPr>
          <w:sz w:val="28"/>
          <w:szCs w:val="28"/>
        </w:rPr>
        <w:t xml:space="preserve"> ensure the online safety of your children and </w:t>
      </w:r>
      <w:r w:rsidR="00AF4D5E">
        <w:rPr>
          <w:sz w:val="28"/>
          <w:szCs w:val="28"/>
        </w:rPr>
        <w:t xml:space="preserve">the </w:t>
      </w:r>
      <w:r w:rsidRPr="009A774D">
        <w:rPr>
          <w:sz w:val="28"/>
          <w:szCs w:val="28"/>
        </w:rPr>
        <w:t>seniors</w:t>
      </w:r>
      <w:r w:rsidR="00AF4D5E">
        <w:rPr>
          <w:sz w:val="28"/>
          <w:szCs w:val="28"/>
        </w:rPr>
        <w:t xml:space="preserve"> in your life</w:t>
      </w:r>
      <w:r w:rsidRPr="009A774D">
        <w:rPr>
          <w:sz w:val="28"/>
          <w:szCs w:val="28"/>
        </w:rPr>
        <w:t xml:space="preserve">. By the end of this chapter, you will have a comprehensive understanding of the risks associated </w:t>
      </w:r>
      <w:r w:rsidR="00AF4D5E">
        <w:rPr>
          <w:sz w:val="28"/>
          <w:szCs w:val="28"/>
        </w:rPr>
        <w:t xml:space="preserve">with these two most vulnerable </w:t>
      </w:r>
      <w:r w:rsidR="004D2BE4">
        <w:rPr>
          <w:sz w:val="28"/>
          <w:szCs w:val="28"/>
        </w:rPr>
        <w:t xml:space="preserve">age groups within your lives </w:t>
      </w:r>
      <w:r w:rsidRPr="009A774D">
        <w:rPr>
          <w:sz w:val="28"/>
          <w:szCs w:val="28"/>
        </w:rPr>
        <w:t xml:space="preserve">and </w:t>
      </w:r>
      <w:r w:rsidR="004D2BE4">
        <w:rPr>
          <w:sz w:val="28"/>
          <w:szCs w:val="28"/>
        </w:rPr>
        <w:t>create</w:t>
      </w:r>
      <w:r w:rsidRPr="009A774D">
        <w:rPr>
          <w:sz w:val="28"/>
          <w:szCs w:val="28"/>
        </w:rPr>
        <w:t xml:space="preserve"> best </w:t>
      </w:r>
      <w:r w:rsidR="004D2BE4">
        <w:rPr>
          <w:sz w:val="28"/>
          <w:szCs w:val="28"/>
        </w:rPr>
        <w:t>possible</w:t>
      </w:r>
      <w:r w:rsidRPr="009A774D">
        <w:rPr>
          <w:sz w:val="28"/>
          <w:szCs w:val="28"/>
        </w:rPr>
        <w:t xml:space="preserve"> safe online </w:t>
      </w:r>
      <w:r w:rsidR="004D2BE4">
        <w:rPr>
          <w:sz w:val="28"/>
          <w:szCs w:val="28"/>
        </w:rPr>
        <w:t>experience for your family and friends</w:t>
      </w:r>
      <w:r w:rsidRPr="009A774D">
        <w:rPr>
          <w:sz w:val="28"/>
          <w:szCs w:val="28"/>
        </w:rPr>
        <w:t>.</w:t>
      </w:r>
      <w:r w:rsidRPr="009A774D">
        <w:rPr>
          <w:sz w:val="28"/>
          <w:szCs w:val="28"/>
        </w:rPr>
        <w:br/>
      </w:r>
      <w:r w:rsidRPr="009A774D">
        <w:rPr>
          <w:sz w:val="28"/>
          <w:szCs w:val="28"/>
        </w:rPr>
        <w:br/>
      </w:r>
      <w:r w:rsidRPr="003452E1">
        <w:rPr>
          <w:b/>
          <w:bCs/>
          <w:sz w:val="28"/>
          <w:szCs w:val="28"/>
        </w:rPr>
        <w:t>Set up parental controls on devices to limit children's access to inappropriate content</w:t>
      </w:r>
    </w:p>
    <w:p w14:paraId="3EE8A348" w14:textId="0660E3B9" w:rsidR="00E741E8" w:rsidRPr="004D563A" w:rsidRDefault="00E741E8" w:rsidP="00D01712">
      <w:pPr>
        <w:pStyle w:val="NoSpacing"/>
        <w:spacing w:line="259" w:lineRule="auto"/>
        <w:contextualSpacing/>
        <w:rPr>
          <w:sz w:val="28"/>
          <w:szCs w:val="28"/>
        </w:rPr>
      </w:pPr>
      <w:r w:rsidRPr="003452E1">
        <w:rPr>
          <w:b/>
          <w:bCs/>
          <w:sz w:val="28"/>
          <w:szCs w:val="28"/>
        </w:rPr>
        <w:br/>
      </w:r>
      <w:r w:rsidRPr="004D563A">
        <w:rPr>
          <w:sz w:val="28"/>
          <w:szCs w:val="28"/>
        </w:rPr>
        <w:t>Parental controls are important for ensuring that children have a safe and age-appropriate online experience. With the increasing accessibility of the internet, children are exposed to a wide range of content, some of which may be inappropriate for their age. Parental control software allows parents to set guidelines for their child's online activities, helping to protect them from harmful content and potential online dangers.</w:t>
      </w:r>
    </w:p>
    <w:p w14:paraId="7DCCDAB1" w14:textId="77777777" w:rsidR="00E741E8" w:rsidRPr="004D563A" w:rsidRDefault="00E741E8" w:rsidP="00D01712">
      <w:pPr>
        <w:pStyle w:val="NoSpacing"/>
        <w:spacing w:line="259" w:lineRule="auto"/>
        <w:contextualSpacing/>
        <w:rPr>
          <w:sz w:val="28"/>
          <w:szCs w:val="28"/>
        </w:rPr>
      </w:pPr>
    </w:p>
    <w:p w14:paraId="36EEBAD4" w14:textId="77777777" w:rsidR="00E741E8" w:rsidRPr="004D563A" w:rsidRDefault="00E741E8" w:rsidP="00D01712">
      <w:pPr>
        <w:pStyle w:val="NoSpacing"/>
        <w:spacing w:line="259" w:lineRule="auto"/>
        <w:contextualSpacing/>
        <w:rPr>
          <w:sz w:val="28"/>
          <w:szCs w:val="28"/>
        </w:rPr>
      </w:pPr>
      <w:r w:rsidRPr="004D563A">
        <w:rPr>
          <w:sz w:val="28"/>
          <w:szCs w:val="28"/>
        </w:rPr>
        <w:lastRenderedPageBreak/>
        <w:t>To implement parental control tools, parents can start by researching and choosing a reliable software that suits their family's needs. Once the software is installed on their devices, parents can easily set up restrictions on the type of content their child can access, as well as manage their screen time. These tools often offer a range of features, such as website blocking, time limits, and activity monitoring, allowing parents to have greater peace of mind when their child is online.</w:t>
      </w:r>
    </w:p>
    <w:p w14:paraId="7F821A86" w14:textId="77777777" w:rsidR="00E741E8" w:rsidRPr="004D563A" w:rsidRDefault="00E741E8" w:rsidP="00D01712">
      <w:pPr>
        <w:pStyle w:val="NoSpacing"/>
        <w:spacing w:line="259" w:lineRule="auto"/>
        <w:contextualSpacing/>
        <w:rPr>
          <w:sz w:val="28"/>
          <w:szCs w:val="28"/>
        </w:rPr>
      </w:pPr>
    </w:p>
    <w:p w14:paraId="3D4079C5" w14:textId="77777777" w:rsidR="00E741E8" w:rsidRDefault="00E741E8" w:rsidP="00D01712">
      <w:pPr>
        <w:pStyle w:val="NoSpacing"/>
        <w:spacing w:line="259" w:lineRule="auto"/>
        <w:contextualSpacing/>
        <w:rPr>
          <w:sz w:val="28"/>
          <w:szCs w:val="28"/>
        </w:rPr>
      </w:pPr>
      <w:r w:rsidRPr="004D563A">
        <w:rPr>
          <w:sz w:val="28"/>
          <w:szCs w:val="28"/>
        </w:rPr>
        <w:t>The advantages of parental control software are numerous. Not only do they offer a layer of protection for children, but they also provide parents with the ability to monitor their child's online behavior and set reasonable limits on their screen time. Many parental control tools are also user-friendly, making it easy for parents to navigate and customize the settings according to their preferences. Overall, parental control software provides a valuable tool for parents to ensure their children's safety and well-being in the digital age.</w:t>
      </w:r>
    </w:p>
    <w:p w14:paraId="058102E9" w14:textId="77777777" w:rsidR="00B94A7B" w:rsidRPr="00E4094F" w:rsidRDefault="00B94A7B" w:rsidP="00B94A7B">
      <w:pPr>
        <w:pStyle w:val="NoSpacing"/>
        <w:spacing w:line="259" w:lineRule="auto"/>
        <w:contextualSpacing/>
        <w:rPr>
          <w:sz w:val="28"/>
          <w:szCs w:val="28"/>
        </w:rPr>
      </w:pPr>
    </w:p>
    <w:p w14:paraId="226A071E" w14:textId="54D44195" w:rsidR="00B94A7B" w:rsidRDefault="00B94A7B" w:rsidP="00D01712">
      <w:pPr>
        <w:pStyle w:val="NoSpacing"/>
        <w:spacing w:line="259" w:lineRule="auto"/>
        <w:contextualSpacing/>
        <w:rPr>
          <w:sz w:val="28"/>
          <w:szCs w:val="28"/>
        </w:rPr>
      </w:pPr>
      <w:r w:rsidRPr="00E4094F">
        <w:rPr>
          <w:sz w:val="28"/>
          <w:szCs w:val="28"/>
        </w:rPr>
        <w:t>When it comes to finding the right monitoring tools, research is key. There are a variety of parental control software options available, each with their own features and benefits. Take the time to explore different tools and find the ones that best fit your family's needs and values. Whether it's setting time limits, blocking inappropriate content, or monitoring social media usage, finding the right tools can give you peace of mind while empowering your children to use the internet responsibly.</w:t>
      </w:r>
    </w:p>
    <w:p w14:paraId="6D8C5467" w14:textId="77777777" w:rsidR="00E741E8" w:rsidRDefault="00E741E8" w:rsidP="00D01712">
      <w:pPr>
        <w:pStyle w:val="NoSpacing"/>
        <w:spacing w:line="259" w:lineRule="auto"/>
        <w:contextualSpacing/>
        <w:rPr>
          <w:b/>
          <w:bCs/>
          <w:sz w:val="28"/>
          <w:szCs w:val="28"/>
        </w:rPr>
      </w:pPr>
      <w:r w:rsidRPr="009A774D">
        <w:rPr>
          <w:sz w:val="28"/>
          <w:szCs w:val="28"/>
        </w:rPr>
        <w:br/>
      </w:r>
      <w:r w:rsidRPr="004D563A">
        <w:rPr>
          <w:b/>
          <w:bCs/>
          <w:sz w:val="28"/>
          <w:szCs w:val="28"/>
        </w:rPr>
        <w:t>Educate children about the dangers of the internet and how to stay safe online</w:t>
      </w:r>
    </w:p>
    <w:p w14:paraId="3B8EEB74" w14:textId="77777777" w:rsidR="00E741E8" w:rsidRPr="003C04F6" w:rsidRDefault="00E741E8" w:rsidP="00D01712">
      <w:pPr>
        <w:pStyle w:val="NoSpacing"/>
        <w:spacing w:line="259" w:lineRule="auto"/>
        <w:contextualSpacing/>
        <w:rPr>
          <w:sz w:val="28"/>
          <w:szCs w:val="28"/>
        </w:rPr>
      </w:pPr>
      <w:r w:rsidRPr="009A774D">
        <w:rPr>
          <w:sz w:val="28"/>
          <w:szCs w:val="28"/>
        </w:rPr>
        <w:br/>
      </w:r>
      <w:r w:rsidRPr="003C04F6">
        <w:rPr>
          <w:sz w:val="28"/>
          <w:szCs w:val="28"/>
        </w:rPr>
        <w:t>Parents play a crucial role in educating their children about the dangers of the internet and how to stay safe online. Open and honest conversations about potential risks such as cyberbullying, online predators, and illegal activities are essential. By discussing these topics, parents can help their children understand the importance of not sharing personal information and the potential consequences of engaging in risky online behavior. It's also important to teach children to be skeptical about unsolicited friend requests and to verify the identity of online acquaintances.</w:t>
      </w:r>
    </w:p>
    <w:p w14:paraId="74EB9A87" w14:textId="77777777" w:rsidR="00E741E8" w:rsidRPr="003C04F6" w:rsidRDefault="00E741E8" w:rsidP="00D01712">
      <w:pPr>
        <w:pStyle w:val="NoSpacing"/>
        <w:spacing w:line="259" w:lineRule="auto"/>
        <w:contextualSpacing/>
        <w:rPr>
          <w:sz w:val="28"/>
          <w:szCs w:val="28"/>
        </w:rPr>
      </w:pPr>
    </w:p>
    <w:p w14:paraId="0D9421A3" w14:textId="77777777" w:rsidR="00E741E8" w:rsidRPr="003C04F6" w:rsidRDefault="00E741E8" w:rsidP="00D01712">
      <w:pPr>
        <w:pStyle w:val="NoSpacing"/>
        <w:spacing w:line="259" w:lineRule="auto"/>
        <w:contextualSpacing/>
        <w:rPr>
          <w:sz w:val="28"/>
          <w:szCs w:val="28"/>
        </w:rPr>
      </w:pPr>
      <w:r w:rsidRPr="003C04F6">
        <w:rPr>
          <w:sz w:val="28"/>
          <w:szCs w:val="28"/>
        </w:rPr>
        <w:lastRenderedPageBreak/>
        <w:t>In addition to discussing potential risks, parents can also teach their children about the importance of privacy settings and the importance of using strong, unique passwords for their online accounts. It's also essential to monitor their online activities and restrict access to certain websites and apps. By setting clear rules and boundaries for internet usage, parents can help their children develop safe online habits and protect them from potential online threats.</w:t>
      </w:r>
    </w:p>
    <w:p w14:paraId="06DB0F9C" w14:textId="77777777" w:rsidR="00E741E8" w:rsidRPr="003C04F6" w:rsidRDefault="00E741E8" w:rsidP="00D01712">
      <w:pPr>
        <w:pStyle w:val="NoSpacing"/>
        <w:spacing w:line="259" w:lineRule="auto"/>
        <w:contextualSpacing/>
        <w:rPr>
          <w:sz w:val="28"/>
          <w:szCs w:val="28"/>
        </w:rPr>
      </w:pPr>
    </w:p>
    <w:p w14:paraId="12316F4C" w14:textId="77777777" w:rsidR="00B94A7B" w:rsidRPr="00E4094F" w:rsidRDefault="00B94A7B" w:rsidP="00B94A7B">
      <w:pPr>
        <w:pStyle w:val="NoSpacing"/>
        <w:spacing w:line="259" w:lineRule="auto"/>
        <w:contextualSpacing/>
        <w:rPr>
          <w:sz w:val="28"/>
          <w:szCs w:val="28"/>
        </w:rPr>
      </w:pPr>
      <w:r w:rsidRPr="00E4094F">
        <w:rPr>
          <w:sz w:val="28"/>
          <w:szCs w:val="28"/>
        </w:rPr>
        <w:t>If you do come across any concerning behavior or content, it's important to have open and honest conversations with your children. Approach the situation in a non-confrontational manner and express your concerns without judgment. It's important to listen to your children's perspective and help them understand the potential dangers of certain online activities. By having these discussions, you can help your children navigate the online world safely and responsibly.</w:t>
      </w:r>
    </w:p>
    <w:p w14:paraId="49ABD4B9" w14:textId="77777777" w:rsidR="00B94A7B" w:rsidRDefault="00B94A7B" w:rsidP="00B94A7B">
      <w:pPr>
        <w:pStyle w:val="NoSpacing"/>
        <w:spacing w:line="259" w:lineRule="auto"/>
        <w:contextualSpacing/>
        <w:rPr>
          <w:sz w:val="28"/>
          <w:szCs w:val="28"/>
        </w:rPr>
      </w:pPr>
    </w:p>
    <w:p w14:paraId="007F31F1" w14:textId="39F6BC8A" w:rsidR="00E741E8" w:rsidRPr="00E4094F" w:rsidRDefault="00E741E8" w:rsidP="00B94A7B">
      <w:pPr>
        <w:pStyle w:val="NoSpacing"/>
        <w:spacing w:line="259" w:lineRule="auto"/>
        <w:contextualSpacing/>
        <w:rPr>
          <w:sz w:val="28"/>
          <w:szCs w:val="28"/>
        </w:rPr>
      </w:pPr>
      <w:r w:rsidRPr="003C04F6">
        <w:rPr>
          <w:sz w:val="28"/>
          <w:szCs w:val="28"/>
        </w:rPr>
        <w:t>Furthermore, parents can lead by example and demonstrate safe online behavior themselves. By modeling responsible internet use, parents can show their children the importance of being cautious and vigilant while using the internet. By maintaining open lines of communication and staying involved in their children's online activities, parents can help ensure that their children are equipped with the knowledge and skills they need to navigate the online world safely.</w:t>
      </w:r>
    </w:p>
    <w:p w14:paraId="15A470A7" w14:textId="77777777" w:rsidR="004D2BE4" w:rsidRDefault="00E741E8" w:rsidP="00D01712">
      <w:pPr>
        <w:pStyle w:val="NoSpacing"/>
        <w:spacing w:line="259" w:lineRule="auto"/>
        <w:contextualSpacing/>
        <w:rPr>
          <w:b/>
          <w:bCs/>
          <w:sz w:val="28"/>
          <w:szCs w:val="28"/>
        </w:rPr>
      </w:pPr>
      <w:r w:rsidRPr="009A774D">
        <w:rPr>
          <w:sz w:val="28"/>
          <w:szCs w:val="28"/>
        </w:rPr>
        <w:br/>
      </w:r>
      <w:r w:rsidRPr="00E4094F">
        <w:rPr>
          <w:b/>
          <w:bCs/>
          <w:sz w:val="28"/>
          <w:szCs w:val="28"/>
        </w:rPr>
        <w:t>Teach children about safe browsing habits and the importance of not sharing personal information online</w:t>
      </w:r>
    </w:p>
    <w:p w14:paraId="1B6E8501" w14:textId="26B11B07" w:rsidR="00E741E8" w:rsidRPr="00B83242" w:rsidRDefault="00E741E8" w:rsidP="00D01712">
      <w:pPr>
        <w:pStyle w:val="NoSpacing"/>
        <w:spacing w:line="259" w:lineRule="auto"/>
        <w:contextualSpacing/>
        <w:rPr>
          <w:sz w:val="28"/>
          <w:szCs w:val="28"/>
        </w:rPr>
      </w:pPr>
      <w:r w:rsidRPr="00E4094F">
        <w:rPr>
          <w:b/>
          <w:bCs/>
          <w:sz w:val="28"/>
          <w:szCs w:val="28"/>
        </w:rPr>
        <w:br/>
      </w:r>
      <w:r w:rsidRPr="00B83242">
        <w:rPr>
          <w:sz w:val="28"/>
          <w:szCs w:val="28"/>
        </w:rPr>
        <w:t xml:space="preserve">It's important to teach your children how to recognize unsafe websites and understand the potential dangers of interacting with them. Show them how to look for secure website indicators, such as the lock icon in the address bar, and explain why it's important to only share personal information on trusted websites. Encourage them to ask for your assistance when they're unsure about a website's </w:t>
      </w:r>
      <w:r w:rsidR="00D37242" w:rsidRPr="00B83242">
        <w:rPr>
          <w:sz w:val="28"/>
          <w:szCs w:val="28"/>
        </w:rPr>
        <w:t>legitimacy and</w:t>
      </w:r>
      <w:r w:rsidRPr="00B83242">
        <w:rPr>
          <w:sz w:val="28"/>
          <w:szCs w:val="28"/>
        </w:rPr>
        <w:t xml:space="preserve"> remind them that it's better to be safe than sorry when it comes to protecting their personal information.</w:t>
      </w:r>
    </w:p>
    <w:p w14:paraId="79F149C8" w14:textId="77777777" w:rsidR="00E741E8" w:rsidRPr="00B83242" w:rsidRDefault="00E741E8" w:rsidP="00D01712">
      <w:pPr>
        <w:pStyle w:val="NoSpacing"/>
        <w:spacing w:line="259" w:lineRule="auto"/>
        <w:contextualSpacing/>
        <w:rPr>
          <w:sz w:val="28"/>
          <w:szCs w:val="28"/>
        </w:rPr>
      </w:pPr>
    </w:p>
    <w:p w14:paraId="38A8765E" w14:textId="77777777" w:rsidR="00E741E8" w:rsidRPr="00B83242" w:rsidRDefault="00E741E8" w:rsidP="00D01712">
      <w:pPr>
        <w:pStyle w:val="NoSpacing"/>
        <w:spacing w:line="259" w:lineRule="auto"/>
        <w:contextualSpacing/>
        <w:rPr>
          <w:sz w:val="28"/>
          <w:szCs w:val="28"/>
        </w:rPr>
      </w:pPr>
      <w:r w:rsidRPr="00B83242">
        <w:rPr>
          <w:sz w:val="28"/>
          <w:szCs w:val="28"/>
        </w:rPr>
        <w:t xml:space="preserve">When discussing the importance of protecting personal information, emphasize the value of their privacy and the potential risks of sharing sensitive details with strangers online. Explain that once information is shared online, it can be difficult </w:t>
      </w:r>
      <w:r w:rsidRPr="00B83242">
        <w:rPr>
          <w:sz w:val="28"/>
          <w:szCs w:val="28"/>
        </w:rPr>
        <w:lastRenderedPageBreak/>
        <w:t>to control who has access to it and where it may end up. Help them understand that their personal information is valuable and should be treated with care, just like their physical belongings. By fostering a sense of responsibility for their own privacy, you can empower your children to make safer choices when browsing the internet.</w:t>
      </w:r>
    </w:p>
    <w:p w14:paraId="31D1BF9A" w14:textId="77777777" w:rsidR="00E741E8" w:rsidRPr="00B83242" w:rsidRDefault="00E741E8" w:rsidP="00D01712">
      <w:pPr>
        <w:pStyle w:val="NoSpacing"/>
        <w:spacing w:line="259" w:lineRule="auto"/>
        <w:contextualSpacing/>
        <w:rPr>
          <w:sz w:val="28"/>
          <w:szCs w:val="28"/>
        </w:rPr>
      </w:pPr>
    </w:p>
    <w:p w14:paraId="56B04D69" w14:textId="77777777" w:rsidR="00E741E8" w:rsidRDefault="00E741E8" w:rsidP="00D01712">
      <w:pPr>
        <w:pStyle w:val="NoSpacing"/>
        <w:spacing w:line="259" w:lineRule="auto"/>
        <w:contextualSpacing/>
        <w:rPr>
          <w:sz w:val="28"/>
          <w:szCs w:val="28"/>
        </w:rPr>
      </w:pPr>
      <w:r w:rsidRPr="00B83242">
        <w:rPr>
          <w:sz w:val="28"/>
          <w:szCs w:val="28"/>
        </w:rPr>
        <w:t>Finally, stress the long-term consequences of posting personal information online. Remind your children that anything they share on the internet can remain there forever, and that future employers, colleges, and others may see it. Encourage them to think carefully before sharing anything, and to consider how it may impact their future opportunities. By instilling a sense of mindfulness and caution when interacting online, you can help your children develop safe browsing habits that will serve them well as they grow older.</w:t>
      </w:r>
    </w:p>
    <w:p w14:paraId="4496A683" w14:textId="495BE9AF" w:rsidR="00E741E8" w:rsidRDefault="00E741E8" w:rsidP="00D01712">
      <w:pPr>
        <w:pStyle w:val="NoSpacing"/>
        <w:spacing w:line="259" w:lineRule="auto"/>
        <w:contextualSpacing/>
        <w:rPr>
          <w:b/>
          <w:bCs/>
          <w:sz w:val="28"/>
          <w:szCs w:val="28"/>
        </w:rPr>
      </w:pPr>
      <w:r w:rsidRPr="009A774D">
        <w:rPr>
          <w:sz w:val="28"/>
          <w:szCs w:val="28"/>
        </w:rPr>
        <w:br/>
      </w:r>
      <w:r w:rsidRPr="00B83242">
        <w:rPr>
          <w:b/>
          <w:bCs/>
          <w:sz w:val="28"/>
          <w:szCs w:val="28"/>
        </w:rPr>
        <w:t xml:space="preserve">Understanding the threats to kids around </w:t>
      </w:r>
      <w:r w:rsidR="00EF7AD2">
        <w:rPr>
          <w:b/>
          <w:bCs/>
          <w:sz w:val="28"/>
          <w:szCs w:val="28"/>
        </w:rPr>
        <w:t xml:space="preserve">the </w:t>
      </w:r>
      <w:r w:rsidR="00840F0A">
        <w:rPr>
          <w:b/>
          <w:bCs/>
          <w:sz w:val="28"/>
          <w:szCs w:val="28"/>
        </w:rPr>
        <w:t>uncomfortable topic of</w:t>
      </w:r>
      <w:r w:rsidRPr="00B83242">
        <w:rPr>
          <w:b/>
          <w:bCs/>
          <w:sz w:val="28"/>
          <w:szCs w:val="28"/>
        </w:rPr>
        <w:t xml:space="preserve"> sexting</w:t>
      </w:r>
    </w:p>
    <w:p w14:paraId="627EC29C" w14:textId="3E94F4EE" w:rsidR="00E741E8" w:rsidRPr="00F74FFD" w:rsidRDefault="00E741E8" w:rsidP="00D01712">
      <w:pPr>
        <w:pStyle w:val="NoSpacing"/>
        <w:spacing w:line="259" w:lineRule="auto"/>
        <w:contextualSpacing/>
        <w:rPr>
          <w:sz w:val="28"/>
          <w:szCs w:val="28"/>
        </w:rPr>
      </w:pPr>
      <w:r w:rsidRPr="00B83242">
        <w:rPr>
          <w:b/>
          <w:bCs/>
          <w:sz w:val="28"/>
          <w:szCs w:val="28"/>
        </w:rPr>
        <w:br/>
      </w:r>
      <w:r w:rsidRPr="00F74FFD">
        <w:rPr>
          <w:sz w:val="28"/>
          <w:szCs w:val="28"/>
        </w:rPr>
        <w:t>As a parent, it's important to have open and honest conversations with your children about the dangers of sexting. Sexting involves the sharing of explicit images or messages through digital means, and it can have serious legal and social consequences</w:t>
      </w:r>
      <w:r w:rsidR="008407C8">
        <w:rPr>
          <w:sz w:val="28"/>
          <w:szCs w:val="28"/>
        </w:rPr>
        <w:t xml:space="preserve"> (Remember the story of “Alex”.)</w:t>
      </w:r>
      <w:r w:rsidRPr="00F74FFD">
        <w:rPr>
          <w:sz w:val="28"/>
          <w:szCs w:val="28"/>
        </w:rPr>
        <w:t xml:space="preserve"> Make sure your children understand the potential ramifications of sharing inappropriate content, including the possibility of being charged with distribution of child pornography. By having these conversations, you can help your children understand the importance of respecting themselves and others in their online interactions.</w:t>
      </w:r>
    </w:p>
    <w:p w14:paraId="33FCBE67" w14:textId="77777777" w:rsidR="00E741E8" w:rsidRPr="00F74FFD" w:rsidRDefault="00E741E8" w:rsidP="00D01712">
      <w:pPr>
        <w:pStyle w:val="NoSpacing"/>
        <w:spacing w:line="259" w:lineRule="auto"/>
        <w:contextualSpacing/>
        <w:rPr>
          <w:sz w:val="28"/>
          <w:szCs w:val="28"/>
        </w:rPr>
      </w:pPr>
    </w:p>
    <w:p w14:paraId="02214632" w14:textId="77777777" w:rsidR="00E741E8" w:rsidRPr="00F74FFD" w:rsidRDefault="00E741E8" w:rsidP="00D01712">
      <w:pPr>
        <w:pStyle w:val="NoSpacing"/>
        <w:spacing w:line="259" w:lineRule="auto"/>
        <w:contextualSpacing/>
        <w:rPr>
          <w:sz w:val="28"/>
          <w:szCs w:val="28"/>
        </w:rPr>
      </w:pPr>
      <w:r w:rsidRPr="00F74FFD">
        <w:rPr>
          <w:sz w:val="28"/>
          <w:szCs w:val="28"/>
        </w:rPr>
        <w:t>It's also crucial to educate your children about the people who may be looking to exploit them online. Predators may use social media and other online platforms to manipulate and coerce young people into sharing explicit images. By teaching your children about these potential dangers, you can help them recognize warning signs and protect themselves from exploitation.</w:t>
      </w:r>
    </w:p>
    <w:p w14:paraId="518E984C" w14:textId="77777777" w:rsidR="00E741E8" w:rsidRPr="00F74FFD" w:rsidRDefault="00E741E8" w:rsidP="00D01712">
      <w:pPr>
        <w:pStyle w:val="NoSpacing"/>
        <w:spacing w:line="259" w:lineRule="auto"/>
        <w:contextualSpacing/>
        <w:rPr>
          <w:sz w:val="28"/>
          <w:szCs w:val="28"/>
        </w:rPr>
      </w:pPr>
    </w:p>
    <w:p w14:paraId="667574ED" w14:textId="77777777" w:rsidR="00E741E8" w:rsidRPr="00F74FFD" w:rsidRDefault="00E741E8" w:rsidP="00D01712">
      <w:pPr>
        <w:pStyle w:val="NoSpacing"/>
        <w:spacing w:line="259" w:lineRule="auto"/>
        <w:contextualSpacing/>
        <w:rPr>
          <w:sz w:val="28"/>
          <w:szCs w:val="28"/>
        </w:rPr>
      </w:pPr>
      <w:r w:rsidRPr="00F74FFD">
        <w:rPr>
          <w:sz w:val="28"/>
          <w:szCs w:val="28"/>
        </w:rPr>
        <w:t xml:space="preserve">Discussing the impacts of sending explicit images online is another important aspect of educating your children about the dangers of sexting. Let them know that once an image is sent, it can be nearly impossible to fully control who sees it </w:t>
      </w:r>
      <w:r w:rsidRPr="00F74FFD">
        <w:rPr>
          <w:sz w:val="28"/>
          <w:szCs w:val="28"/>
        </w:rPr>
        <w:lastRenderedPageBreak/>
        <w:t>or where it ends up. Stress the importance of thinking before they act and the potential long-term consequences of their actions.</w:t>
      </w:r>
    </w:p>
    <w:p w14:paraId="4313865C" w14:textId="77777777" w:rsidR="00E741E8" w:rsidRPr="00F74FFD" w:rsidRDefault="00E741E8" w:rsidP="00D01712">
      <w:pPr>
        <w:pStyle w:val="NoSpacing"/>
        <w:spacing w:line="259" w:lineRule="auto"/>
        <w:contextualSpacing/>
        <w:rPr>
          <w:sz w:val="28"/>
          <w:szCs w:val="28"/>
        </w:rPr>
      </w:pPr>
    </w:p>
    <w:p w14:paraId="5F163E3A" w14:textId="4890028A" w:rsidR="00E741E8" w:rsidRPr="00F74FFD" w:rsidRDefault="00E741E8" w:rsidP="00D01712">
      <w:pPr>
        <w:pStyle w:val="NoSpacing"/>
        <w:spacing w:line="259" w:lineRule="auto"/>
        <w:contextualSpacing/>
        <w:rPr>
          <w:sz w:val="28"/>
          <w:szCs w:val="28"/>
        </w:rPr>
      </w:pPr>
      <w:r w:rsidRPr="00F74FFD">
        <w:rPr>
          <w:sz w:val="28"/>
          <w:szCs w:val="28"/>
        </w:rPr>
        <w:t xml:space="preserve">In addition to the legal and social consequences, it's important to help your children understand the potential impact of sexting on their future. </w:t>
      </w:r>
      <w:r w:rsidR="007B5D10">
        <w:rPr>
          <w:sz w:val="28"/>
          <w:szCs w:val="28"/>
        </w:rPr>
        <w:t xml:space="preserve">Kids who </w:t>
      </w:r>
      <w:r w:rsidR="00F62B21">
        <w:rPr>
          <w:sz w:val="28"/>
          <w:szCs w:val="28"/>
        </w:rPr>
        <w:t xml:space="preserve">send explicit images of themselves, or friends online COULD be charged with distribution of child pornography. </w:t>
      </w:r>
      <w:r w:rsidRPr="00F74FFD">
        <w:rPr>
          <w:sz w:val="28"/>
          <w:szCs w:val="28"/>
        </w:rPr>
        <w:t>Being charged with distribution of child pornography can have serious repercussions, including legal troubles</w:t>
      </w:r>
      <w:r w:rsidR="000B45D0">
        <w:rPr>
          <w:sz w:val="28"/>
          <w:szCs w:val="28"/>
        </w:rPr>
        <w:t xml:space="preserve">, lifetime </w:t>
      </w:r>
      <w:r w:rsidR="00ED4B46">
        <w:rPr>
          <w:sz w:val="28"/>
          <w:szCs w:val="28"/>
        </w:rPr>
        <w:t>sex-offender status, inability to obtain a security clearance,</w:t>
      </w:r>
      <w:r w:rsidRPr="00F74FFD">
        <w:rPr>
          <w:sz w:val="28"/>
          <w:szCs w:val="28"/>
        </w:rPr>
        <w:t xml:space="preserve"> and potential damage to their reputation. By emphasizing the potential long-term impact of their online actions, you can help your children make informed decisions about their behavior.</w:t>
      </w:r>
    </w:p>
    <w:p w14:paraId="735E29DC" w14:textId="77777777" w:rsidR="00E741E8" w:rsidRPr="00F74FFD" w:rsidRDefault="00E741E8" w:rsidP="00D01712">
      <w:pPr>
        <w:pStyle w:val="NoSpacing"/>
        <w:spacing w:line="259" w:lineRule="auto"/>
        <w:contextualSpacing/>
        <w:rPr>
          <w:sz w:val="28"/>
          <w:szCs w:val="28"/>
        </w:rPr>
      </w:pPr>
    </w:p>
    <w:p w14:paraId="7E78C13F" w14:textId="77777777" w:rsidR="00E741E8" w:rsidRDefault="00E741E8" w:rsidP="00D01712">
      <w:pPr>
        <w:pStyle w:val="NoSpacing"/>
        <w:spacing w:line="259" w:lineRule="auto"/>
        <w:contextualSpacing/>
        <w:rPr>
          <w:sz w:val="28"/>
          <w:szCs w:val="28"/>
        </w:rPr>
      </w:pPr>
      <w:r w:rsidRPr="00F74FFD">
        <w:rPr>
          <w:sz w:val="28"/>
          <w:szCs w:val="28"/>
        </w:rPr>
        <w:t>By approaching the topic of sexting in an educational, informational, and cautionary manner, you can help your children understand the risks involved and make safe choices online. Encourage open communication and create a safe space for your children to come to you with any concerns or questions they may have about online interactions. Ultimately, the goal is to empower your children to protect themselves and make responsible choices in their online activities.</w:t>
      </w:r>
    </w:p>
    <w:p w14:paraId="3C281B37" w14:textId="77777777" w:rsidR="001A1CF5" w:rsidRDefault="001A1CF5" w:rsidP="00D01712">
      <w:pPr>
        <w:pStyle w:val="NoSpacing"/>
        <w:spacing w:line="259" w:lineRule="auto"/>
        <w:contextualSpacing/>
        <w:rPr>
          <w:sz w:val="28"/>
          <w:szCs w:val="28"/>
        </w:rPr>
      </w:pPr>
    </w:p>
    <w:p w14:paraId="799A967A" w14:textId="6A50DBBD" w:rsidR="00E741E8" w:rsidRPr="001A1CF5" w:rsidRDefault="00E741E8" w:rsidP="00D01712">
      <w:pPr>
        <w:contextualSpacing/>
        <w:rPr>
          <w:rStyle w:val="SubtleEmphasis"/>
        </w:rPr>
      </w:pPr>
      <w:r w:rsidRPr="001A1CF5">
        <w:rPr>
          <w:rStyle w:val="SubtleEmphasis"/>
        </w:rPr>
        <w:t xml:space="preserve">Let’s Not Forget the Seniors in </w:t>
      </w:r>
      <w:r w:rsidR="008407C8">
        <w:rPr>
          <w:rStyle w:val="SubtleEmphasis"/>
        </w:rPr>
        <w:t>our</w:t>
      </w:r>
      <w:r w:rsidRPr="001A1CF5">
        <w:rPr>
          <w:rStyle w:val="SubtleEmphasis"/>
        </w:rPr>
        <w:t xml:space="preserve"> lives</w:t>
      </w:r>
    </w:p>
    <w:p w14:paraId="3A8BCB9E" w14:textId="77777777" w:rsidR="00E741E8" w:rsidRPr="00C232BE" w:rsidRDefault="00E741E8" w:rsidP="00D01712">
      <w:pPr>
        <w:contextualSpacing/>
      </w:pPr>
    </w:p>
    <w:p w14:paraId="200F4BA2" w14:textId="77777777" w:rsidR="00E741E8" w:rsidRPr="00C232BE" w:rsidRDefault="00E741E8" w:rsidP="00D01712">
      <w:pPr>
        <w:contextualSpacing/>
        <w:rPr>
          <w:szCs w:val="28"/>
        </w:rPr>
      </w:pPr>
      <w:r w:rsidRPr="00C232BE">
        <w:rPr>
          <w:szCs w:val="28"/>
        </w:rPr>
        <w:t>I was sitting at home, enjoying a quiet evening when my best friend called me in a panic. His mother had gotten a new computer during COVID and had just experienced something alarming. She had clicked on a link that resulted in a pop-up claiming her computer was locked and she needed to pay a ransom to unlock it. My friend was worried and didn’t know what to do, so he called me for help.</w:t>
      </w:r>
    </w:p>
    <w:p w14:paraId="05D55A86" w14:textId="77777777" w:rsidR="00E741E8" w:rsidRPr="00C232BE" w:rsidRDefault="00E741E8" w:rsidP="00D01712">
      <w:pPr>
        <w:contextualSpacing/>
        <w:rPr>
          <w:szCs w:val="28"/>
        </w:rPr>
      </w:pPr>
    </w:p>
    <w:p w14:paraId="64FE83E5" w14:textId="77777777" w:rsidR="00E741E8" w:rsidRDefault="00E741E8" w:rsidP="00D01712">
      <w:pPr>
        <w:contextualSpacing/>
        <w:rPr>
          <w:szCs w:val="28"/>
        </w:rPr>
      </w:pPr>
      <w:r w:rsidRPr="00C232BE">
        <w:rPr>
          <w:szCs w:val="28"/>
        </w:rPr>
        <w:t>Shortly after, his mother called me. She was clearly distressed and worried about what had happened. She recounted the events to me, and I knew immediately that it was one of two things: a real ransomware incident or a common scam that targets unsuspecting individuals, particularly seniors, who may be less familiar with online threats.</w:t>
      </w:r>
    </w:p>
    <w:p w14:paraId="54489C16" w14:textId="77777777" w:rsidR="008407C8" w:rsidRPr="00C232BE" w:rsidRDefault="008407C8" w:rsidP="00D01712">
      <w:pPr>
        <w:contextualSpacing/>
        <w:rPr>
          <w:szCs w:val="28"/>
        </w:rPr>
      </w:pPr>
    </w:p>
    <w:p w14:paraId="1316D165" w14:textId="77777777" w:rsidR="00E741E8" w:rsidRDefault="00E741E8" w:rsidP="00D01712">
      <w:pPr>
        <w:contextualSpacing/>
        <w:rPr>
          <w:szCs w:val="28"/>
        </w:rPr>
      </w:pPr>
      <w:r w:rsidRPr="00C232BE">
        <w:rPr>
          <w:szCs w:val="28"/>
        </w:rPr>
        <w:t xml:space="preserve">I asked my friend’s mother to turn on her computer and see what would happen. If the computer booted as normal and there was no indication of any encryption </w:t>
      </w:r>
      <w:r w:rsidRPr="00C232BE">
        <w:rPr>
          <w:szCs w:val="28"/>
        </w:rPr>
        <w:lastRenderedPageBreak/>
        <w:t>of her files, it was likely a scam. When she turned on her system, it booted normally. I instructed her to open Google Chrome and visit a web page. Everything seemed to be in order, with no signs of any compromise.</w:t>
      </w:r>
    </w:p>
    <w:p w14:paraId="11F9B1BD" w14:textId="77777777" w:rsidR="002531FC" w:rsidRPr="00C232BE" w:rsidRDefault="002531FC" w:rsidP="00D01712">
      <w:pPr>
        <w:contextualSpacing/>
        <w:rPr>
          <w:szCs w:val="28"/>
        </w:rPr>
      </w:pPr>
    </w:p>
    <w:p w14:paraId="6D6BC410" w14:textId="77777777" w:rsidR="00E741E8" w:rsidRDefault="00E741E8" w:rsidP="00D01712">
      <w:pPr>
        <w:contextualSpacing/>
        <w:rPr>
          <w:szCs w:val="28"/>
        </w:rPr>
      </w:pPr>
      <w:r w:rsidRPr="00C232BE">
        <w:rPr>
          <w:szCs w:val="28"/>
        </w:rPr>
        <w:t>Relieved, I explained to her that this was a common scam designed to trick people into thinking their computer has been compromised. I emphasized that the cybercriminals behind these scams often rely on fear and panic to manipulate their victims into paying a "ransom."</w:t>
      </w:r>
    </w:p>
    <w:p w14:paraId="712BE19E" w14:textId="77777777" w:rsidR="00540477" w:rsidRPr="00C232BE" w:rsidRDefault="00540477" w:rsidP="00D01712">
      <w:pPr>
        <w:contextualSpacing/>
        <w:rPr>
          <w:szCs w:val="28"/>
        </w:rPr>
      </w:pPr>
    </w:p>
    <w:p w14:paraId="5A4D98BD" w14:textId="77777777" w:rsidR="00E741E8" w:rsidRDefault="00E741E8" w:rsidP="00D01712">
      <w:pPr>
        <w:contextualSpacing/>
        <w:rPr>
          <w:szCs w:val="28"/>
        </w:rPr>
      </w:pPr>
      <w:r w:rsidRPr="00C232BE">
        <w:rPr>
          <w:szCs w:val="28"/>
        </w:rPr>
        <w:t>I advised her to monitor her bank accounts, email accounts, and social media accounts for any signs of unauthorized activity. I also recommended that she clear her web browser’s history and cookies to eliminate any traces of the scam.</w:t>
      </w:r>
    </w:p>
    <w:p w14:paraId="09566074" w14:textId="77777777" w:rsidR="00540477" w:rsidRPr="00C232BE" w:rsidRDefault="00540477" w:rsidP="00D01712">
      <w:pPr>
        <w:contextualSpacing/>
        <w:rPr>
          <w:szCs w:val="28"/>
        </w:rPr>
      </w:pPr>
    </w:p>
    <w:p w14:paraId="1ADBB03A" w14:textId="77777777" w:rsidR="00CC1761" w:rsidRDefault="00E741E8" w:rsidP="00D01712">
      <w:pPr>
        <w:contextualSpacing/>
        <w:rPr>
          <w:szCs w:val="28"/>
        </w:rPr>
      </w:pPr>
      <w:r w:rsidRPr="00C232BE">
        <w:rPr>
          <w:szCs w:val="28"/>
        </w:rPr>
        <w:t xml:space="preserve">As we wrapped up the call, I couldn’t help but think about how easily this situation could have gone the other way. If she hadn’t reached out to me, she might have fallen victim to the scam and lost her hard-earned money. </w:t>
      </w:r>
    </w:p>
    <w:p w14:paraId="3A1A6345" w14:textId="77777777" w:rsidR="00CC1761" w:rsidRDefault="00CC1761" w:rsidP="00D01712">
      <w:pPr>
        <w:contextualSpacing/>
        <w:rPr>
          <w:szCs w:val="28"/>
        </w:rPr>
      </w:pPr>
    </w:p>
    <w:p w14:paraId="3E398023" w14:textId="77777777" w:rsidR="00CC1761" w:rsidRDefault="00CC1761" w:rsidP="00CC1761">
      <w:pPr>
        <w:contextualSpacing/>
        <w:rPr>
          <w:szCs w:val="28"/>
        </w:rPr>
      </w:pPr>
      <w:r>
        <w:rPr>
          <w:szCs w:val="28"/>
        </w:rPr>
        <w:t>This incident reinforces the</w:t>
      </w:r>
      <w:r w:rsidR="00E741E8" w:rsidRPr="00C232BE">
        <w:rPr>
          <w:szCs w:val="28"/>
        </w:rPr>
        <w:t xml:space="preserve"> importance of staying informed and cautious when it comes to online threats. It’s crucial to be vigilant and seek help from trusted sources before taking any drastic actions in response to suspicious online activity. I was relieved that everything turned out fine in this instance, and I hoped that my friend's mother had learned an important lesson about staying safe online.</w:t>
      </w:r>
    </w:p>
    <w:p w14:paraId="6DD09DEE" w14:textId="77777777" w:rsidR="00CC1761" w:rsidRDefault="00CC1761" w:rsidP="00CC1761">
      <w:pPr>
        <w:contextualSpacing/>
        <w:rPr>
          <w:szCs w:val="28"/>
        </w:rPr>
      </w:pPr>
    </w:p>
    <w:p w14:paraId="211C37FB" w14:textId="77777777" w:rsidR="00CC1761" w:rsidRDefault="00E741E8" w:rsidP="00CC1761">
      <w:pPr>
        <w:contextualSpacing/>
        <w:rPr>
          <w:b/>
          <w:bCs/>
          <w:szCs w:val="28"/>
        </w:rPr>
      </w:pPr>
      <w:r w:rsidRPr="00F74FFD">
        <w:rPr>
          <w:b/>
          <w:bCs/>
          <w:szCs w:val="28"/>
        </w:rPr>
        <w:t>Helping seniors understand the cyber scams targeting them</w:t>
      </w:r>
    </w:p>
    <w:p w14:paraId="536DE8C7" w14:textId="77777777" w:rsidR="00CC1761" w:rsidRDefault="00CC1761" w:rsidP="00CC1761">
      <w:pPr>
        <w:contextualSpacing/>
        <w:rPr>
          <w:b/>
          <w:bCs/>
          <w:szCs w:val="28"/>
        </w:rPr>
      </w:pPr>
    </w:p>
    <w:p w14:paraId="27771C57" w14:textId="2B34E9CF" w:rsidR="00CC1761" w:rsidRDefault="00E741E8" w:rsidP="00CC1761">
      <w:pPr>
        <w:contextualSpacing/>
        <w:rPr>
          <w:szCs w:val="28"/>
        </w:rPr>
      </w:pPr>
      <w:r w:rsidRPr="00FD0779">
        <w:rPr>
          <w:szCs w:val="28"/>
        </w:rPr>
        <w:t xml:space="preserve">Seniors are often targeted by online scams, and it's important to educate them about the common tactics used by scammers. </w:t>
      </w:r>
      <w:r w:rsidR="00CC1761">
        <w:rPr>
          <w:szCs w:val="28"/>
        </w:rPr>
        <w:t>The scam represented by the story above is known as a f</w:t>
      </w:r>
      <w:r w:rsidR="00CC1761" w:rsidRPr="00CC1761">
        <w:rPr>
          <w:szCs w:val="28"/>
        </w:rPr>
        <w:t>ake pop-ups</w:t>
      </w:r>
      <w:r w:rsidR="00CC1761">
        <w:rPr>
          <w:szCs w:val="28"/>
        </w:rPr>
        <w:t xml:space="preserve"> scam and is a </w:t>
      </w:r>
      <w:r w:rsidR="00CC1761" w:rsidRPr="00CC1761">
        <w:rPr>
          <w:szCs w:val="28"/>
        </w:rPr>
        <w:t>common tactic used by scammers to deceive seniors. These pop-ups often claim that the victim's computer has been infected with a virus and prompt them to call a fake tech support number. Once the victim makes contact, the scammer will attempt to gain access to their computer or steal their personal information.</w:t>
      </w:r>
    </w:p>
    <w:p w14:paraId="1B7F590E" w14:textId="77777777" w:rsidR="00CC1761" w:rsidRDefault="00CC1761" w:rsidP="00CC1761">
      <w:pPr>
        <w:contextualSpacing/>
        <w:rPr>
          <w:szCs w:val="28"/>
        </w:rPr>
      </w:pPr>
    </w:p>
    <w:p w14:paraId="3BCEFE48" w14:textId="02CDCE8D" w:rsidR="006E7827" w:rsidRDefault="006E7827" w:rsidP="00CC1761">
      <w:pPr>
        <w:contextualSpacing/>
        <w:rPr>
          <w:szCs w:val="28"/>
        </w:rPr>
      </w:pPr>
      <w:r>
        <w:rPr>
          <w:szCs w:val="28"/>
        </w:rPr>
        <w:t>Another</w:t>
      </w:r>
      <w:r w:rsidR="00E741E8" w:rsidRPr="00FD0779">
        <w:rPr>
          <w:szCs w:val="28"/>
        </w:rPr>
        <w:t xml:space="preserve"> common scam targeting seniors is the romance scam, where the scammer creates a fake online persona to lure the victim into a fraudulent </w:t>
      </w:r>
      <w:r w:rsidR="00E741E8" w:rsidRPr="00FD0779">
        <w:rPr>
          <w:szCs w:val="28"/>
        </w:rPr>
        <w:lastRenderedPageBreak/>
        <w:t xml:space="preserve">romantic relationship. </w:t>
      </w:r>
      <w:r>
        <w:rPr>
          <w:szCs w:val="28"/>
        </w:rPr>
        <w:t>This scam results in millions of dollars per year lost to seniors across the country.</w:t>
      </w:r>
    </w:p>
    <w:p w14:paraId="3CC1DBEC" w14:textId="77777777" w:rsidR="006E7827" w:rsidRDefault="006E7827" w:rsidP="00CC1761">
      <w:pPr>
        <w:contextualSpacing/>
        <w:rPr>
          <w:szCs w:val="28"/>
        </w:rPr>
      </w:pPr>
    </w:p>
    <w:p w14:paraId="44785AB1" w14:textId="3704695F" w:rsidR="00E741E8" w:rsidRPr="00FD0779" w:rsidRDefault="00E741E8" w:rsidP="00184533">
      <w:pPr>
        <w:contextualSpacing/>
        <w:rPr>
          <w:szCs w:val="28"/>
        </w:rPr>
      </w:pPr>
      <w:r w:rsidRPr="00FD0779">
        <w:rPr>
          <w:szCs w:val="28"/>
        </w:rPr>
        <w:t>Another common scam is the tech support scam, where scammers pose as tech support representatives and attempt to gain access to the victim's computer or steal personal information.</w:t>
      </w:r>
      <w:r w:rsidR="006E7827">
        <w:rPr>
          <w:szCs w:val="28"/>
        </w:rPr>
        <w:t xml:space="preserve"> The </w:t>
      </w:r>
      <w:r w:rsidR="00453DD8">
        <w:rPr>
          <w:szCs w:val="28"/>
        </w:rPr>
        <w:t xml:space="preserve">victim receives an unsolicited email that makes it seem like there is malware on their computer. This is accompanied with an 800-type number </w:t>
      </w:r>
      <w:r w:rsidR="004B5CEC">
        <w:rPr>
          <w:szCs w:val="28"/>
        </w:rPr>
        <w:t xml:space="preserve">that when the victim contacts the number, </w:t>
      </w:r>
      <w:r w:rsidR="00CA08E9">
        <w:rPr>
          <w:szCs w:val="28"/>
        </w:rPr>
        <w:t xml:space="preserve">the scammer convinces them </w:t>
      </w:r>
      <w:r w:rsidR="00F17131">
        <w:rPr>
          <w:szCs w:val="28"/>
        </w:rPr>
        <w:t xml:space="preserve">they are </w:t>
      </w:r>
      <w:r w:rsidR="00052F4C">
        <w:rPr>
          <w:szCs w:val="28"/>
        </w:rPr>
        <w:t xml:space="preserve">a technical support </w:t>
      </w:r>
      <w:r w:rsidR="00783222">
        <w:rPr>
          <w:szCs w:val="28"/>
        </w:rPr>
        <w:t xml:space="preserve">person who can help them </w:t>
      </w:r>
      <w:r w:rsidR="00AF73D6">
        <w:rPr>
          <w:szCs w:val="28"/>
        </w:rPr>
        <w:t xml:space="preserve">get the malware off their system. </w:t>
      </w:r>
      <w:r w:rsidR="005E3283">
        <w:rPr>
          <w:szCs w:val="28"/>
        </w:rPr>
        <w:t xml:space="preserve">This results in the scammer convincing the victim to download an application that allows the scammer access to the </w:t>
      </w:r>
      <w:r w:rsidR="00D37242">
        <w:rPr>
          <w:szCs w:val="28"/>
        </w:rPr>
        <w:t>victim’s</w:t>
      </w:r>
      <w:r w:rsidR="005E3283">
        <w:rPr>
          <w:szCs w:val="28"/>
        </w:rPr>
        <w:t xml:space="preserve"> computer, where they can </w:t>
      </w:r>
      <w:r w:rsidR="00005266">
        <w:rPr>
          <w:szCs w:val="28"/>
        </w:rPr>
        <w:t xml:space="preserve">steal password, financial </w:t>
      </w:r>
      <w:r w:rsidR="00DA18EE">
        <w:rPr>
          <w:szCs w:val="28"/>
        </w:rPr>
        <w:t>accounts</w:t>
      </w:r>
      <w:r w:rsidR="00AF1297">
        <w:rPr>
          <w:szCs w:val="28"/>
        </w:rPr>
        <w:t>,</w:t>
      </w:r>
      <w:r w:rsidR="00005266">
        <w:rPr>
          <w:szCs w:val="28"/>
        </w:rPr>
        <w:t xml:space="preserve"> and other personal </w:t>
      </w:r>
      <w:r w:rsidR="00AF1297">
        <w:rPr>
          <w:szCs w:val="28"/>
        </w:rPr>
        <w:t>information.</w:t>
      </w:r>
    </w:p>
    <w:p w14:paraId="123D9003" w14:textId="77777777" w:rsidR="00E741E8" w:rsidRPr="00FD0779" w:rsidRDefault="00E741E8" w:rsidP="00D01712">
      <w:pPr>
        <w:pStyle w:val="NoSpacing"/>
        <w:spacing w:line="259" w:lineRule="auto"/>
        <w:contextualSpacing/>
        <w:rPr>
          <w:sz w:val="28"/>
          <w:szCs w:val="28"/>
        </w:rPr>
      </w:pPr>
    </w:p>
    <w:p w14:paraId="5ECA900A" w14:textId="77777777" w:rsidR="00E741E8" w:rsidRPr="00FD0779" w:rsidRDefault="00E741E8" w:rsidP="00D01712">
      <w:pPr>
        <w:pStyle w:val="NoSpacing"/>
        <w:spacing w:line="259" w:lineRule="auto"/>
        <w:contextualSpacing/>
        <w:rPr>
          <w:sz w:val="28"/>
          <w:szCs w:val="28"/>
        </w:rPr>
      </w:pPr>
      <w:r w:rsidRPr="00FD0779">
        <w:rPr>
          <w:sz w:val="28"/>
          <w:szCs w:val="28"/>
        </w:rPr>
        <w:t>Financial fraud scams are another prevalent threat to seniors. These scams can come in the form of fake investment opportunities, lottery scams, or even requests for donations to fake charities. The scammers will often use persuasive language and emotional manipulation to trick the victim into giving them money or personal information.</w:t>
      </w:r>
    </w:p>
    <w:p w14:paraId="1C04BE61" w14:textId="77777777" w:rsidR="00E741E8" w:rsidRPr="00FD0779" w:rsidRDefault="00E741E8" w:rsidP="00D01712">
      <w:pPr>
        <w:pStyle w:val="NoSpacing"/>
        <w:spacing w:line="259" w:lineRule="auto"/>
        <w:contextualSpacing/>
        <w:rPr>
          <w:sz w:val="28"/>
          <w:szCs w:val="28"/>
        </w:rPr>
      </w:pPr>
    </w:p>
    <w:p w14:paraId="7D08548B" w14:textId="739ACCD3" w:rsidR="00E741E8" w:rsidRPr="00FD0779" w:rsidRDefault="00E741E8" w:rsidP="00D01712">
      <w:pPr>
        <w:pStyle w:val="NoSpacing"/>
        <w:spacing w:line="259" w:lineRule="auto"/>
        <w:contextualSpacing/>
        <w:rPr>
          <w:sz w:val="28"/>
          <w:szCs w:val="28"/>
        </w:rPr>
      </w:pPr>
      <w:r w:rsidRPr="00FD0779">
        <w:rPr>
          <w:sz w:val="28"/>
          <w:szCs w:val="28"/>
        </w:rPr>
        <w:t xml:space="preserve">To help seniors avoid falling victim to these scams, it's important to provide them with resources and information on how to spot and avoid online scams. </w:t>
      </w:r>
      <w:r w:rsidR="00EC5CF0">
        <w:rPr>
          <w:sz w:val="28"/>
          <w:szCs w:val="28"/>
        </w:rPr>
        <w:t>E</w:t>
      </w:r>
      <w:r w:rsidRPr="00FD0779">
        <w:rPr>
          <w:sz w:val="28"/>
          <w:szCs w:val="28"/>
        </w:rPr>
        <w:t>ncourage them to be cautious when interacting with unknown parties online and to never give out personal information to anyone they don't know and trust. It's also important to remind them to verify the legitimacy of any offers or requests for personal information before taking any action.</w:t>
      </w:r>
    </w:p>
    <w:p w14:paraId="43A0595F" w14:textId="77777777" w:rsidR="00E741E8" w:rsidRPr="00FD0779" w:rsidRDefault="00E741E8" w:rsidP="00D01712">
      <w:pPr>
        <w:pStyle w:val="NoSpacing"/>
        <w:spacing w:line="259" w:lineRule="auto"/>
        <w:contextualSpacing/>
        <w:rPr>
          <w:sz w:val="28"/>
          <w:szCs w:val="28"/>
        </w:rPr>
      </w:pPr>
    </w:p>
    <w:p w14:paraId="79917B88" w14:textId="77777777" w:rsidR="00E741E8" w:rsidRDefault="00E741E8" w:rsidP="00D01712">
      <w:pPr>
        <w:pStyle w:val="NoSpacing"/>
        <w:spacing w:line="259" w:lineRule="auto"/>
        <w:contextualSpacing/>
        <w:rPr>
          <w:sz w:val="28"/>
          <w:szCs w:val="28"/>
        </w:rPr>
      </w:pPr>
      <w:r w:rsidRPr="00FD0779">
        <w:rPr>
          <w:sz w:val="28"/>
          <w:szCs w:val="28"/>
        </w:rPr>
        <w:t>By educating seniors about these common online scams and providing them with the tools to spot and avoid them, we can help protect them from falling victim to online fraud. It's crucial to remind seniors to be vigilant and cautious when interacting with anyone online and to seek help from trusted friends or family members if they feel unsure about any online communication.</w:t>
      </w:r>
    </w:p>
    <w:p w14:paraId="4AE63680" w14:textId="77777777" w:rsidR="001446CE" w:rsidRDefault="001446CE" w:rsidP="00D01712">
      <w:pPr>
        <w:pStyle w:val="NoSpacing"/>
        <w:spacing w:line="259" w:lineRule="auto"/>
        <w:contextualSpacing/>
        <w:rPr>
          <w:sz w:val="28"/>
          <w:szCs w:val="28"/>
        </w:rPr>
      </w:pPr>
    </w:p>
    <w:p w14:paraId="7A037EC4" w14:textId="77777777" w:rsidR="001446CE" w:rsidRPr="00641F55" w:rsidRDefault="001446CE" w:rsidP="00D01712">
      <w:pPr>
        <w:pStyle w:val="NoSpacing"/>
        <w:spacing w:line="259" w:lineRule="auto"/>
        <w:contextualSpacing/>
        <w:rPr>
          <w:rStyle w:val="SubtleEmphasis"/>
          <w:color w:val="000000" w:themeColor="text1"/>
        </w:rPr>
      </w:pPr>
      <w:r w:rsidRPr="00641F55">
        <w:rPr>
          <w:rStyle w:val="SubtleEmphasis"/>
          <w:color w:val="000000" w:themeColor="text1"/>
        </w:rPr>
        <w:t>Help me Gramma!</w:t>
      </w:r>
    </w:p>
    <w:p w14:paraId="38BF2676" w14:textId="77777777" w:rsidR="001446CE" w:rsidRDefault="001446CE" w:rsidP="00D01712">
      <w:pPr>
        <w:pStyle w:val="NoSpacing"/>
        <w:spacing w:line="259" w:lineRule="auto"/>
        <w:contextualSpacing/>
        <w:rPr>
          <w:sz w:val="28"/>
          <w:szCs w:val="28"/>
        </w:rPr>
      </w:pPr>
    </w:p>
    <w:p w14:paraId="43D0B625" w14:textId="1C425B8E" w:rsidR="001446CE" w:rsidRPr="00B07AEE" w:rsidRDefault="001446CE" w:rsidP="00D01712">
      <w:pPr>
        <w:pStyle w:val="NoSpacing"/>
        <w:spacing w:line="259" w:lineRule="auto"/>
        <w:contextualSpacing/>
        <w:rPr>
          <w:sz w:val="28"/>
          <w:szCs w:val="28"/>
        </w:rPr>
      </w:pPr>
      <w:r w:rsidRPr="00B07AEE">
        <w:rPr>
          <w:sz w:val="28"/>
          <w:szCs w:val="28"/>
        </w:rPr>
        <w:lastRenderedPageBreak/>
        <w:t>I was sitting at home with my family, enjoying a quiet dinner when the phone rang. It was my mother calling out of the blue, her voice filled with concern. She asked me if I knew where my son, Patrick, was. Confused, I glanced over at him, sitting next to me, oblivious to the worry in my mother's voice.</w:t>
      </w:r>
      <w:r w:rsidRPr="00B07AEE">
        <w:rPr>
          <w:sz w:val="28"/>
          <w:szCs w:val="28"/>
        </w:rPr>
        <w:br/>
      </w:r>
      <w:r w:rsidRPr="00B07AEE">
        <w:rPr>
          <w:sz w:val="28"/>
          <w:szCs w:val="28"/>
        </w:rPr>
        <w:br/>
        <w:t>The problem was, she had just received a call from someone claiming to be Patrick. However, when she answered the call, the voice on the other end had said "Grandma?" and when she responded, "Patrick?" the caller claimed to be my son and said he was in jail and needed $1,000 for bail. My heart sank as I realized what had happened. I explained to my mother that this was a common scam, where people find personal information on social media and use it to manipulate and deceive.</w:t>
      </w:r>
      <w:r w:rsidRPr="00B07AEE">
        <w:rPr>
          <w:sz w:val="28"/>
          <w:szCs w:val="28"/>
        </w:rPr>
        <w:br/>
      </w:r>
      <w:r w:rsidRPr="00B07AEE">
        <w:rPr>
          <w:sz w:val="28"/>
          <w:szCs w:val="28"/>
        </w:rPr>
        <w:br/>
        <w:t>Thankfully, having a son who is an FBI agent, my mother knew to call me and ask the question. I, in turn, reassured her that Patrick was safe at home and was certainly not in jail needing bail money. I explained to her, with a mixture of relief and frustration, about the prevalence of scams that specifically target the elderly, taking advantage of their trusting nature when it comes to unsolicited calls.</w:t>
      </w:r>
      <w:r w:rsidRPr="00B07AEE">
        <w:rPr>
          <w:sz w:val="28"/>
          <w:szCs w:val="28"/>
        </w:rPr>
        <w:br/>
      </w:r>
      <w:r w:rsidRPr="00B07AEE">
        <w:rPr>
          <w:sz w:val="28"/>
          <w:szCs w:val="28"/>
        </w:rPr>
        <w:br/>
        <w:t>In the end, no one was victimized, but my mother was understandably shaken by the experience. This incident served as a stark reminder of the dangers that exist in the cyber world, especially for those who may not be as aware or tech-savvy. It was a wake-up call for us, and a sobering lesson in the potential consequences of falling prey to these scams.</w:t>
      </w:r>
      <w:r w:rsidRPr="00B07AEE">
        <w:rPr>
          <w:sz w:val="28"/>
          <w:szCs w:val="28"/>
        </w:rPr>
        <w:br/>
      </w:r>
      <w:r w:rsidRPr="00B07AEE">
        <w:rPr>
          <w:sz w:val="28"/>
          <w:szCs w:val="28"/>
        </w:rPr>
        <w:br/>
        <w:t>From this experience, we learned that scammers are constantly trying to target seniors, using a variety of methods to exploit their trust and vulnerability. Whether it's through fake calls, tech support scams, or online romance schemes, the threat is very real. The key takeaway here is the importance of being cyber smart and vigilant, especially when it comes to protecting our loved ones from harm.</w:t>
      </w:r>
      <w:r w:rsidRPr="00B07AEE">
        <w:rPr>
          <w:sz w:val="28"/>
          <w:szCs w:val="28"/>
        </w:rPr>
        <w:br/>
      </w:r>
      <w:r w:rsidRPr="00B07AEE">
        <w:rPr>
          <w:sz w:val="28"/>
          <w:szCs w:val="28"/>
        </w:rPr>
        <w:br/>
        <w:t xml:space="preserve">This cautionary tale serves as a reminder to all of us to stay informed and aware, and to educate our families about the potential risks and dangers that exist in the digital world. It is our responsibility to protect our loved ones, especially the </w:t>
      </w:r>
      <w:r w:rsidRPr="00B07AEE">
        <w:rPr>
          <w:sz w:val="28"/>
          <w:szCs w:val="28"/>
        </w:rPr>
        <w:lastRenderedPageBreak/>
        <w:t>seniors among us who may be more susceptible to these deceptive tactics. It is only through awareness, knowledge, and vigilance that we can safeguard our families and ourselves from falling victim to these elaborate and dangerous scams.</w:t>
      </w:r>
    </w:p>
    <w:p w14:paraId="5C7A056D" w14:textId="77777777" w:rsidR="001446CE" w:rsidRDefault="001446CE" w:rsidP="00D01712">
      <w:pPr>
        <w:pStyle w:val="NoSpacing"/>
        <w:spacing w:line="259" w:lineRule="auto"/>
        <w:contextualSpacing/>
        <w:rPr>
          <w:sz w:val="28"/>
          <w:szCs w:val="28"/>
        </w:rPr>
      </w:pPr>
    </w:p>
    <w:p w14:paraId="5D3D116E" w14:textId="5E33397C" w:rsidR="00E741E8" w:rsidRPr="002D5CD1" w:rsidRDefault="00E741E8" w:rsidP="00D01712">
      <w:pPr>
        <w:pStyle w:val="NoSpacing"/>
        <w:spacing w:line="259" w:lineRule="auto"/>
        <w:contextualSpacing/>
        <w:rPr>
          <w:sz w:val="28"/>
          <w:szCs w:val="28"/>
        </w:rPr>
      </w:pPr>
      <w:r w:rsidRPr="002D5CD1">
        <w:rPr>
          <w:sz w:val="28"/>
          <w:szCs w:val="28"/>
        </w:rPr>
        <w:t>In conclusion, it is essential to stay informed about the latest cyber threats and to educate your kids and seniors about best practices for staying safe online. By setting up parental controls, monitoring their online activity, and teaching them how to spot potential risks, you can minimize the dangers they may encounter. It is also important to stay updated with the latest security tools and resources available to protect your family from cyber threats.</w:t>
      </w:r>
    </w:p>
    <w:p w14:paraId="0AD2A0ED" w14:textId="77777777" w:rsidR="00E741E8" w:rsidRPr="002D5CD1" w:rsidRDefault="00E741E8" w:rsidP="00D01712">
      <w:pPr>
        <w:pStyle w:val="NoSpacing"/>
        <w:spacing w:line="259" w:lineRule="auto"/>
        <w:contextualSpacing/>
        <w:rPr>
          <w:sz w:val="28"/>
          <w:szCs w:val="28"/>
        </w:rPr>
      </w:pPr>
    </w:p>
    <w:p w14:paraId="241B6643" w14:textId="07018898" w:rsidR="00976B3E" w:rsidRPr="009A774D" w:rsidRDefault="00E741E8" w:rsidP="00D01712">
      <w:pPr>
        <w:pStyle w:val="NoSpacing"/>
        <w:spacing w:line="259" w:lineRule="auto"/>
        <w:contextualSpacing/>
        <w:rPr>
          <w:sz w:val="28"/>
          <w:szCs w:val="28"/>
        </w:rPr>
      </w:pPr>
      <w:r w:rsidRPr="002D5CD1">
        <w:rPr>
          <w:sz w:val="28"/>
          <w:szCs w:val="28"/>
        </w:rPr>
        <w:t>Remember, being proactive in addressing cyber threats and maintaining open communication with your loved ones is crucial in creating a safe and positive online environment. By working together, we can empower our kids and seniors to navigate the digital world with confidence and ensure their online safety and wellness. Let's continue to stay vigilant, stay informed, and stay connected with our family members to protect them from cyber threats</w:t>
      </w:r>
      <w:r w:rsidR="00976B3E">
        <w:rPr>
          <w:sz w:val="28"/>
          <w:szCs w:val="28"/>
        </w:rPr>
        <w:t>.</w:t>
      </w:r>
    </w:p>
    <w:p w14:paraId="56C29329" w14:textId="77777777" w:rsidR="00641F55" w:rsidRDefault="00641F55" w:rsidP="00D01712">
      <w:pPr>
        <w:pStyle w:val="Heading2"/>
        <w:contextualSpacing/>
      </w:pPr>
    </w:p>
    <w:p w14:paraId="53B425DA" w14:textId="0504B45F" w:rsidR="001446CE" w:rsidRDefault="001446CE" w:rsidP="00D01712">
      <w:pPr>
        <w:pStyle w:val="Heading2"/>
        <w:contextualSpacing/>
      </w:pPr>
      <w:r w:rsidRPr="001446CE">
        <w:t xml:space="preserve">Tools </w:t>
      </w:r>
      <w:r w:rsidR="00641F55">
        <w:t>and Resources</w:t>
      </w:r>
    </w:p>
    <w:p w14:paraId="0E6BE453" w14:textId="77777777" w:rsidR="00641F55" w:rsidRDefault="00641F55" w:rsidP="00641F55">
      <w:pPr>
        <w:pStyle w:val="NoSpacing"/>
      </w:pPr>
    </w:p>
    <w:p w14:paraId="4AAC02D2" w14:textId="1EC025D0" w:rsidR="00641F55" w:rsidRDefault="00641F55" w:rsidP="00641F55">
      <w:pPr>
        <w:contextualSpacing/>
        <w:rPr>
          <w:szCs w:val="28"/>
        </w:rPr>
      </w:pPr>
      <w:r w:rsidRPr="00CF7776">
        <w:rPr>
          <w:szCs w:val="28"/>
        </w:rPr>
        <w:t xml:space="preserve">Here's a list of tools and resources </w:t>
      </w:r>
      <w:r w:rsidR="004A3D51">
        <w:rPr>
          <w:szCs w:val="28"/>
        </w:rPr>
        <w:t>that can help you protect the kids and seniors in your life.</w:t>
      </w:r>
    </w:p>
    <w:p w14:paraId="43F51A37" w14:textId="77777777" w:rsidR="00641F55" w:rsidRDefault="00641F55" w:rsidP="00641F55">
      <w:pPr>
        <w:contextualSpacing/>
        <w:rPr>
          <w:szCs w:val="28"/>
        </w:rPr>
      </w:pPr>
    </w:p>
    <w:p w14:paraId="1F1E1290" w14:textId="77777777" w:rsidR="004A3D51" w:rsidRDefault="00641F55" w:rsidP="004A3D51">
      <w:pPr>
        <w:contextualSpacing/>
        <w:rPr>
          <w:i/>
          <w:iCs/>
          <w:szCs w:val="28"/>
        </w:rPr>
      </w:pPr>
      <w:r>
        <w:rPr>
          <w:i/>
          <w:iCs/>
          <w:szCs w:val="28"/>
        </w:rPr>
        <w:t>As</w:t>
      </w:r>
      <w:r w:rsidRPr="00915A2F">
        <w:rPr>
          <w:i/>
          <w:iCs/>
          <w:szCs w:val="28"/>
        </w:rPr>
        <w:t xml:space="preserve"> with all tools recommended in the book, part of being Cyber Smart is doing your own due diligence on any tools you may be considering </w:t>
      </w:r>
      <w:r>
        <w:rPr>
          <w:i/>
          <w:iCs/>
          <w:szCs w:val="28"/>
        </w:rPr>
        <w:t>to assist</w:t>
      </w:r>
      <w:r w:rsidRPr="00915A2F">
        <w:rPr>
          <w:i/>
          <w:iCs/>
          <w:szCs w:val="28"/>
        </w:rPr>
        <w:t xml:space="preserve"> you on your cyber safety journey. These are simply suggestions on where to start. What works for me, may not work for you.</w:t>
      </w:r>
    </w:p>
    <w:p w14:paraId="1CEC859C" w14:textId="77777777" w:rsidR="004A3D51" w:rsidRDefault="004A3D51" w:rsidP="004A3D51">
      <w:pPr>
        <w:contextualSpacing/>
        <w:rPr>
          <w:i/>
          <w:iCs/>
          <w:szCs w:val="28"/>
        </w:rPr>
      </w:pPr>
    </w:p>
    <w:p w14:paraId="046A5EE5" w14:textId="77777777" w:rsidR="004A3D51" w:rsidRDefault="00E741E8" w:rsidP="004A3D51">
      <w:pPr>
        <w:contextualSpacing/>
        <w:rPr>
          <w:rStyle w:val="Emphasis"/>
        </w:rPr>
      </w:pPr>
      <w:r w:rsidRPr="001446CE">
        <w:rPr>
          <w:rStyle w:val="Emphasis"/>
        </w:rPr>
        <w:t>Parental Control Software:</w:t>
      </w:r>
    </w:p>
    <w:p w14:paraId="6F46F092" w14:textId="77777777" w:rsidR="004A3D51" w:rsidRDefault="004A3D51" w:rsidP="004A3D51">
      <w:pPr>
        <w:contextualSpacing/>
        <w:rPr>
          <w:rStyle w:val="Emphasis"/>
        </w:rPr>
      </w:pPr>
    </w:p>
    <w:p w14:paraId="1F38C02F" w14:textId="1D1A08AB" w:rsidR="00E741E8" w:rsidRPr="00FD6586" w:rsidRDefault="00E741E8" w:rsidP="00FD6586">
      <w:pPr>
        <w:pStyle w:val="ListParagraph"/>
        <w:numPr>
          <w:ilvl w:val="0"/>
          <w:numId w:val="42"/>
        </w:numPr>
        <w:rPr>
          <w:szCs w:val="28"/>
        </w:rPr>
      </w:pPr>
      <w:r w:rsidRPr="00FD6586">
        <w:rPr>
          <w:szCs w:val="28"/>
        </w:rPr>
        <w:t xml:space="preserve">Qustodio: A user-friendly parental control software that offers device monitoring, including social media tracking and SMS monitoring. </w:t>
      </w:r>
    </w:p>
    <w:p w14:paraId="5F3194A7" w14:textId="259D9EE8" w:rsidR="00E741E8" w:rsidRPr="00BF01ED" w:rsidRDefault="00FD6586" w:rsidP="00FD6586">
      <w:pPr>
        <w:pStyle w:val="NoSpacing"/>
        <w:spacing w:line="259" w:lineRule="auto"/>
        <w:ind w:firstLine="360"/>
        <w:contextualSpacing/>
        <w:rPr>
          <w:sz w:val="28"/>
          <w:szCs w:val="28"/>
        </w:rPr>
      </w:pPr>
      <w:r>
        <w:rPr>
          <w:sz w:val="28"/>
          <w:szCs w:val="28"/>
        </w:rPr>
        <w:t xml:space="preserve">- </w:t>
      </w:r>
      <w:r w:rsidR="00E741E8" w:rsidRPr="00BF01ED">
        <w:rPr>
          <w:sz w:val="28"/>
          <w:szCs w:val="28"/>
        </w:rPr>
        <w:t>Website: https://www.qustodio.com/</w:t>
      </w:r>
    </w:p>
    <w:p w14:paraId="0C20B2BF" w14:textId="77777777" w:rsidR="00E741E8" w:rsidRPr="00BF01ED" w:rsidRDefault="00E741E8" w:rsidP="00D01712">
      <w:pPr>
        <w:pStyle w:val="NoSpacing"/>
        <w:spacing w:line="259" w:lineRule="auto"/>
        <w:contextualSpacing/>
        <w:rPr>
          <w:sz w:val="28"/>
          <w:szCs w:val="28"/>
        </w:rPr>
      </w:pPr>
    </w:p>
    <w:p w14:paraId="5D760853" w14:textId="25A084E5" w:rsidR="00E741E8" w:rsidRPr="00BF01ED" w:rsidRDefault="00E741E8" w:rsidP="00FD6586">
      <w:pPr>
        <w:pStyle w:val="NoSpacing"/>
        <w:numPr>
          <w:ilvl w:val="0"/>
          <w:numId w:val="42"/>
        </w:numPr>
        <w:spacing w:line="259" w:lineRule="auto"/>
        <w:contextualSpacing/>
        <w:rPr>
          <w:sz w:val="28"/>
          <w:szCs w:val="28"/>
        </w:rPr>
      </w:pPr>
      <w:r w:rsidRPr="00BF01ED">
        <w:rPr>
          <w:sz w:val="28"/>
          <w:szCs w:val="28"/>
        </w:rPr>
        <w:lastRenderedPageBreak/>
        <w:t>Net Nanny: Known for its robust web filtering capabilities and location tracking features.</w:t>
      </w:r>
    </w:p>
    <w:p w14:paraId="7F6B1CFC" w14:textId="77777777" w:rsidR="00D24FA2" w:rsidRDefault="00D24FA2" w:rsidP="00D01712">
      <w:pPr>
        <w:pStyle w:val="NoSpacing"/>
        <w:spacing w:line="259" w:lineRule="auto"/>
        <w:contextualSpacing/>
        <w:rPr>
          <w:sz w:val="28"/>
          <w:szCs w:val="28"/>
        </w:rPr>
      </w:pPr>
    </w:p>
    <w:p w14:paraId="142A482C" w14:textId="53DFAA46" w:rsidR="00E741E8" w:rsidRPr="00BF01ED" w:rsidRDefault="00FD6586" w:rsidP="00FD6586">
      <w:pPr>
        <w:pStyle w:val="NoSpacing"/>
        <w:spacing w:line="259" w:lineRule="auto"/>
        <w:ind w:firstLine="360"/>
        <w:contextualSpacing/>
        <w:rPr>
          <w:sz w:val="28"/>
          <w:szCs w:val="28"/>
        </w:rPr>
      </w:pPr>
      <w:r>
        <w:rPr>
          <w:sz w:val="28"/>
          <w:szCs w:val="28"/>
        </w:rPr>
        <w:t xml:space="preserve">- </w:t>
      </w:r>
      <w:r w:rsidR="00E741E8" w:rsidRPr="00BF01ED">
        <w:rPr>
          <w:sz w:val="28"/>
          <w:szCs w:val="28"/>
        </w:rPr>
        <w:t>Website: https://www.netnanny.com/</w:t>
      </w:r>
    </w:p>
    <w:p w14:paraId="351F88AA" w14:textId="77777777" w:rsidR="00E741E8" w:rsidRDefault="00E741E8" w:rsidP="00D01712">
      <w:pPr>
        <w:pStyle w:val="NoSpacing"/>
        <w:spacing w:line="259" w:lineRule="auto"/>
        <w:contextualSpacing/>
        <w:rPr>
          <w:sz w:val="28"/>
          <w:szCs w:val="28"/>
        </w:rPr>
      </w:pPr>
    </w:p>
    <w:p w14:paraId="15CAC2F1" w14:textId="2F973B1C" w:rsidR="00E741E8" w:rsidRPr="00C02A6C" w:rsidRDefault="00E741E8" w:rsidP="00FD6586">
      <w:pPr>
        <w:pStyle w:val="NoSpacing"/>
        <w:numPr>
          <w:ilvl w:val="0"/>
          <w:numId w:val="42"/>
        </w:numPr>
        <w:spacing w:line="259" w:lineRule="auto"/>
        <w:contextualSpacing/>
        <w:rPr>
          <w:sz w:val="28"/>
          <w:szCs w:val="28"/>
        </w:rPr>
      </w:pPr>
      <w:r w:rsidRPr="00C02A6C">
        <w:rPr>
          <w:sz w:val="28"/>
          <w:szCs w:val="28"/>
        </w:rPr>
        <w:t>Circle Home Plus: This device pairs with your home Wi-Fi and lets you manage every connected device on your network. It can enforce time limits, bedtimes, and even pause the internet. It's particularly effective for younger children and a wide range of devices.</w:t>
      </w:r>
    </w:p>
    <w:p w14:paraId="1EA56195" w14:textId="77777777" w:rsidR="00E741E8" w:rsidRPr="00C02A6C" w:rsidRDefault="00E741E8" w:rsidP="00D01712">
      <w:pPr>
        <w:pStyle w:val="NoSpacing"/>
        <w:spacing w:line="259" w:lineRule="auto"/>
        <w:contextualSpacing/>
        <w:rPr>
          <w:sz w:val="28"/>
          <w:szCs w:val="28"/>
        </w:rPr>
      </w:pPr>
    </w:p>
    <w:p w14:paraId="499D564A" w14:textId="4E85C350" w:rsidR="00E741E8" w:rsidRPr="00C02A6C" w:rsidRDefault="00FD6586" w:rsidP="00FD6586">
      <w:pPr>
        <w:pStyle w:val="NoSpacing"/>
        <w:spacing w:line="259" w:lineRule="auto"/>
        <w:ind w:firstLine="360"/>
        <w:contextualSpacing/>
        <w:rPr>
          <w:sz w:val="28"/>
          <w:szCs w:val="28"/>
        </w:rPr>
      </w:pPr>
      <w:r>
        <w:rPr>
          <w:sz w:val="28"/>
          <w:szCs w:val="28"/>
        </w:rPr>
        <w:t xml:space="preserve">- </w:t>
      </w:r>
      <w:r w:rsidR="00E741E8" w:rsidRPr="00C02A6C">
        <w:rPr>
          <w:sz w:val="28"/>
          <w:szCs w:val="28"/>
        </w:rPr>
        <w:t>Website: https://meetcircle.com/</w:t>
      </w:r>
    </w:p>
    <w:p w14:paraId="34042176" w14:textId="77777777" w:rsidR="00E741E8" w:rsidRPr="00C02A6C" w:rsidRDefault="00E741E8" w:rsidP="00D01712">
      <w:pPr>
        <w:pStyle w:val="NoSpacing"/>
        <w:spacing w:line="259" w:lineRule="auto"/>
        <w:contextualSpacing/>
        <w:rPr>
          <w:sz w:val="28"/>
          <w:szCs w:val="28"/>
        </w:rPr>
      </w:pPr>
    </w:p>
    <w:p w14:paraId="1D8477C6" w14:textId="3BA202DD" w:rsidR="00E741E8" w:rsidRPr="00C02A6C" w:rsidRDefault="00E741E8" w:rsidP="00FD6586">
      <w:pPr>
        <w:pStyle w:val="NoSpacing"/>
        <w:numPr>
          <w:ilvl w:val="0"/>
          <w:numId w:val="42"/>
        </w:numPr>
        <w:spacing w:line="259" w:lineRule="auto"/>
        <w:contextualSpacing/>
        <w:rPr>
          <w:sz w:val="28"/>
          <w:szCs w:val="28"/>
        </w:rPr>
      </w:pPr>
      <w:r w:rsidRPr="00C02A6C">
        <w:rPr>
          <w:sz w:val="28"/>
          <w:szCs w:val="28"/>
        </w:rPr>
        <w:t xml:space="preserve">Bark: Bark specializes in a proactive approach by monitoring texts, emails, and social activity for signs of harmful interactions and content. It's aimed at detecting issues like cyberbullying, sexting, and signs of depression or suicidal thoughts. </w:t>
      </w:r>
    </w:p>
    <w:p w14:paraId="7DF39A7A" w14:textId="77777777" w:rsidR="00E741E8" w:rsidRPr="00C02A6C" w:rsidRDefault="00E741E8" w:rsidP="00D01712">
      <w:pPr>
        <w:pStyle w:val="NoSpacing"/>
        <w:spacing w:line="259" w:lineRule="auto"/>
        <w:contextualSpacing/>
        <w:rPr>
          <w:sz w:val="28"/>
          <w:szCs w:val="28"/>
        </w:rPr>
      </w:pPr>
    </w:p>
    <w:p w14:paraId="502C2448" w14:textId="28DF18F7" w:rsidR="00D24FA2" w:rsidRDefault="00FD6586" w:rsidP="00FD6586">
      <w:pPr>
        <w:pStyle w:val="NoSpacing"/>
        <w:spacing w:line="259" w:lineRule="auto"/>
        <w:ind w:firstLine="360"/>
        <w:contextualSpacing/>
        <w:rPr>
          <w:sz w:val="28"/>
          <w:szCs w:val="28"/>
        </w:rPr>
      </w:pPr>
      <w:r>
        <w:rPr>
          <w:sz w:val="28"/>
          <w:szCs w:val="28"/>
        </w:rPr>
        <w:t xml:space="preserve">- </w:t>
      </w:r>
      <w:r w:rsidR="00E741E8" w:rsidRPr="00C02A6C">
        <w:rPr>
          <w:sz w:val="28"/>
          <w:szCs w:val="28"/>
        </w:rPr>
        <w:t xml:space="preserve">Website: </w:t>
      </w:r>
      <w:r w:rsidR="00D24FA2" w:rsidRPr="00153A3D">
        <w:rPr>
          <w:sz w:val="28"/>
          <w:szCs w:val="28"/>
        </w:rPr>
        <w:t>https://www.bark.us/</w:t>
      </w:r>
    </w:p>
    <w:p w14:paraId="69ADF265" w14:textId="77777777" w:rsidR="00D24FA2" w:rsidRDefault="00D24FA2" w:rsidP="00D24FA2">
      <w:pPr>
        <w:pStyle w:val="NoSpacing"/>
        <w:spacing w:line="259" w:lineRule="auto"/>
        <w:contextualSpacing/>
        <w:rPr>
          <w:sz w:val="28"/>
          <w:szCs w:val="28"/>
        </w:rPr>
      </w:pPr>
    </w:p>
    <w:p w14:paraId="2D3C76DD" w14:textId="5CEC20AA" w:rsidR="00E741E8" w:rsidRPr="00153A3D" w:rsidRDefault="00D24FA2" w:rsidP="00D24FA2">
      <w:pPr>
        <w:pStyle w:val="NoSpacing"/>
        <w:spacing w:line="259" w:lineRule="auto"/>
        <w:contextualSpacing/>
        <w:rPr>
          <w:b/>
          <w:bCs/>
          <w:color w:val="000000" w:themeColor="text1"/>
          <w:sz w:val="28"/>
          <w:szCs w:val="28"/>
        </w:rPr>
      </w:pPr>
      <w:r w:rsidRPr="00153A3D">
        <w:rPr>
          <w:b/>
          <w:bCs/>
          <w:color w:val="000000" w:themeColor="text1"/>
          <w:sz w:val="28"/>
          <w:szCs w:val="28"/>
        </w:rPr>
        <w:t xml:space="preserve">Additional </w:t>
      </w:r>
      <w:r w:rsidR="00E741E8" w:rsidRPr="00153A3D">
        <w:rPr>
          <w:b/>
          <w:bCs/>
          <w:color w:val="000000" w:themeColor="text1"/>
          <w:sz w:val="28"/>
          <w:szCs w:val="28"/>
        </w:rPr>
        <w:t xml:space="preserve">Educational </w:t>
      </w:r>
      <w:r w:rsidR="001446CE" w:rsidRPr="00153A3D">
        <w:rPr>
          <w:b/>
          <w:bCs/>
          <w:color w:val="000000" w:themeColor="text1"/>
          <w:sz w:val="28"/>
          <w:szCs w:val="28"/>
        </w:rPr>
        <w:t>Resources</w:t>
      </w:r>
    </w:p>
    <w:p w14:paraId="03A8DA66" w14:textId="77777777" w:rsidR="00E741E8" w:rsidRPr="00BF01ED" w:rsidRDefault="00E741E8" w:rsidP="00D01712">
      <w:pPr>
        <w:pStyle w:val="NoSpacing"/>
        <w:spacing w:line="259" w:lineRule="auto"/>
        <w:contextualSpacing/>
        <w:rPr>
          <w:sz w:val="28"/>
          <w:szCs w:val="28"/>
        </w:rPr>
      </w:pPr>
    </w:p>
    <w:p w14:paraId="7FCF33EC" w14:textId="4FD1E281" w:rsidR="00E741E8" w:rsidRPr="00BF01ED" w:rsidRDefault="00E741E8" w:rsidP="00FD6586">
      <w:pPr>
        <w:pStyle w:val="NoSpacing"/>
        <w:numPr>
          <w:ilvl w:val="0"/>
          <w:numId w:val="42"/>
        </w:numPr>
        <w:spacing w:line="259" w:lineRule="auto"/>
        <w:contextualSpacing/>
        <w:rPr>
          <w:sz w:val="28"/>
          <w:szCs w:val="28"/>
        </w:rPr>
      </w:pPr>
      <w:r w:rsidRPr="00BF01ED">
        <w:rPr>
          <w:sz w:val="28"/>
          <w:szCs w:val="28"/>
        </w:rPr>
        <w:t>Common Sense Media: Provides reviews and age ratings for various media, as well as resources about digital citizenship.</w:t>
      </w:r>
    </w:p>
    <w:p w14:paraId="57EAB5AB" w14:textId="77777777" w:rsidR="001446CE" w:rsidRDefault="00E741E8" w:rsidP="00D01712">
      <w:pPr>
        <w:pStyle w:val="NoSpacing"/>
        <w:spacing w:line="259" w:lineRule="auto"/>
        <w:contextualSpacing/>
        <w:rPr>
          <w:sz w:val="28"/>
          <w:szCs w:val="28"/>
        </w:rPr>
      </w:pPr>
      <w:r w:rsidRPr="00BF01ED">
        <w:rPr>
          <w:sz w:val="28"/>
          <w:szCs w:val="28"/>
        </w:rPr>
        <w:t xml:space="preserve">  </w:t>
      </w:r>
    </w:p>
    <w:p w14:paraId="4B07DFC4" w14:textId="4D6C39B2" w:rsidR="00E741E8" w:rsidRPr="00BF01ED" w:rsidRDefault="00FD6586" w:rsidP="00FD6586">
      <w:pPr>
        <w:pStyle w:val="NoSpacing"/>
        <w:spacing w:line="259" w:lineRule="auto"/>
        <w:ind w:firstLine="360"/>
        <w:contextualSpacing/>
        <w:rPr>
          <w:sz w:val="28"/>
          <w:szCs w:val="28"/>
        </w:rPr>
      </w:pPr>
      <w:r>
        <w:rPr>
          <w:sz w:val="28"/>
          <w:szCs w:val="28"/>
        </w:rPr>
        <w:t xml:space="preserve">- </w:t>
      </w:r>
      <w:r w:rsidR="00E741E8" w:rsidRPr="00BF01ED">
        <w:rPr>
          <w:sz w:val="28"/>
          <w:szCs w:val="28"/>
        </w:rPr>
        <w:t>Website: https://www.commonsensemedia.org/</w:t>
      </w:r>
    </w:p>
    <w:p w14:paraId="082045C9" w14:textId="77777777" w:rsidR="00E741E8" w:rsidRPr="00BF01ED" w:rsidRDefault="00E741E8" w:rsidP="00D01712">
      <w:pPr>
        <w:pStyle w:val="NoSpacing"/>
        <w:spacing w:line="259" w:lineRule="auto"/>
        <w:contextualSpacing/>
        <w:rPr>
          <w:sz w:val="28"/>
          <w:szCs w:val="28"/>
        </w:rPr>
      </w:pPr>
    </w:p>
    <w:p w14:paraId="5921F2DB" w14:textId="41C9DEA9" w:rsidR="00E741E8" w:rsidRPr="00BF01ED" w:rsidRDefault="00E741E8" w:rsidP="00FD6586">
      <w:pPr>
        <w:pStyle w:val="NoSpacing"/>
        <w:numPr>
          <w:ilvl w:val="0"/>
          <w:numId w:val="42"/>
        </w:numPr>
        <w:spacing w:line="259" w:lineRule="auto"/>
        <w:contextualSpacing/>
        <w:rPr>
          <w:sz w:val="28"/>
          <w:szCs w:val="28"/>
        </w:rPr>
      </w:pPr>
      <w:r w:rsidRPr="00BF01ED">
        <w:rPr>
          <w:sz w:val="28"/>
          <w:szCs w:val="28"/>
        </w:rPr>
        <w:t>StaySafeOnline: Powered by the National Cyber Security Alliance, it offers tips and resources for online safety.</w:t>
      </w:r>
    </w:p>
    <w:p w14:paraId="4F0E0C8E" w14:textId="77777777" w:rsidR="001446CE" w:rsidRDefault="00E741E8" w:rsidP="00D01712">
      <w:pPr>
        <w:pStyle w:val="NoSpacing"/>
        <w:spacing w:line="259" w:lineRule="auto"/>
        <w:contextualSpacing/>
        <w:rPr>
          <w:sz w:val="28"/>
          <w:szCs w:val="28"/>
        </w:rPr>
      </w:pPr>
      <w:r w:rsidRPr="00BF01ED">
        <w:rPr>
          <w:sz w:val="28"/>
          <w:szCs w:val="28"/>
        </w:rPr>
        <w:t xml:space="preserve">   </w:t>
      </w:r>
    </w:p>
    <w:p w14:paraId="066E964D" w14:textId="63CF5F69" w:rsidR="00E741E8" w:rsidRPr="00BF01ED" w:rsidRDefault="00FD6586" w:rsidP="00FD6586">
      <w:pPr>
        <w:pStyle w:val="NoSpacing"/>
        <w:spacing w:line="259" w:lineRule="auto"/>
        <w:ind w:firstLine="360"/>
        <w:contextualSpacing/>
        <w:rPr>
          <w:sz w:val="28"/>
          <w:szCs w:val="28"/>
        </w:rPr>
      </w:pPr>
      <w:r>
        <w:rPr>
          <w:sz w:val="28"/>
          <w:szCs w:val="28"/>
        </w:rPr>
        <w:t xml:space="preserve">- </w:t>
      </w:r>
      <w:r w:rsidR="00153A3D">
        <w:rPr>
          <w:sz w:val="28"/>
          <w:szCs w:val="28"/>
        </w:rPr>
        <w:t>W</w:t>
      </w:r>
      <w:r w:rsidR="00E741E8" w:rsidRPr="00BF01ED">
        <w:rPr>
          <w:sz w:val="28"/>
          <w:szCs w:val="28"/>
        </w:rPr>
        <w:t>ebsite: https://staysafeonline.org/</w:t>
      </w:r>
    </w:p>
    <w:p w14:paraId="5B88BA2C" w14:textId="77777777" w:rsidR="00E741E8" w:rsidRPr="00BF01ED" w:rsidRDefault="00E741E8" w:rsidP="00D01712">
      <w:pPr>
        <w:pStyle w:val="NoSpacing"/>
        <w:spacing w:line="259" w:lineRule="auto"/>
        <w:contextualSpacing/>
        <w:rPr>
          <w:sz w:val="28"/>
          <w:szCs w:val="28"/>
        </w:rPr>
      </w:pPr>
    </w:p>
    <w:p w14:paraId="275B1EA6" w14:textId="18920909" w:rsidR="00E741E8" w:rsidRPr="00BF01ED" w:rsidRDefault="00E741E8" w:rsidP="0006656C">
      <w:pPr>
        <w:pStyle w:val="NoSpacing"/>
        <w:numPr>
          <w:ilvl w:val="0"/>
          <w:numId w:val="42"/>
        </w:numPr>
        <w:spacing w:line="259" w:lineRule="auto"/>
        <w:contextualSpacing/>
        <w:rPr>
          <w:sz w:val="28"/>
          <w:szCs w:val="28"/>
        </w:rPr>
      </w:pPr>
      <w:r w:rsidRPr="00BF01ED">
        <w:rPr>
          <w:sz w:val="28"/>
          <w:szCs w:val="28"/>
        </w:rPr>
        <w:t>CyberSafe Family: Offers courses and resources to help families navigate online safety.</w:t>
      </w:r>
    </w:p>
    <w:p w14:paraId="6C5DF16F" w14:textId="77777777" w:rsidR="001446CE" w:rsidRDefault="00E741E8" w:rsidP="00D01712">
      <w:pPr>
        <w:pStyle w:val="NoSpacing"/>
        <w:spacing w:line="259" w:lineRule="auto"/>
        <w:contextualSpacing/>
        <w:rPr>
          <w:sz w:val="28"/>
          <w:szCs w:val="28"/>
        </w:rPr>
      </w:pPr>
      <w:r w:rsidRPr="00BF01ED">
        <w:rPr>
          <w:sz w:val="28"/>
          <w:szCs w:val="28"/>
        </w:rPr>
        <w:t xml:space="preserve">   </w:t>
      </w:r>
    </w:p>
    <w:p w14:paraId="6DB39906" w14:textId="5516CA83" w:rsidR="00E741E8" w:rsidRPr="00BF01ED" w:rsidRDefault="0006656C" w:rsidP="0006656C">
      <w:pPr>
        <w:pStyle w:val="NoSpacing"/>
        <w:spacing w:line="259" w:lineRule="auto"/>
        <w:ind w:firstLine="360"/>
        <w:contextualSpacing/>
        <w:rPr>
          <w:sz w:val="28"/>
          <w:szCs w:val="28"/>
        </w:rPr>
      </w:pPr>
      <w:r>
        <w:rPr>
          <w:sz w:val="28"/>
          <w:szCs w:val="28"/>
        </w:rPr>
        <w:lastRenderedPageBreak/>
        <w:t xml:space="preserve">- </w:t>
      </w:r>
      <w:r w:rsidR="00E741E8" w:rsidRPr="00BF01ED">
        <w:rPr>
          <w:sz w:val="28"/>
          <w:szCs w:val="28"/>
        </w:rPr>
        <w:t>Website: https://cybersafefamily.com/</w:t>
      </w:r>
    </w:p>
    <w:p w14:paraId="1E026967" w14:textId="77777777" w:rsidR="00E741E8" w:rsidRPr="00BF01ED" w:rsidRDefault="00E741E8" w:rsidP="00D01712">
      <w:pPr>
        <w:pStyle w:val="NoSpacing"/>
        <w:spacing w:line="259" w:lineRule="auto"/>
        <w:contextualSpacing/>
        <w:rPr>
          <w:sz w:val="28"/>
          <w:szCs w:val="28"/>
        </w:rPr>
      </w:pPr>
    </w:p>
    <w:p w14:paraId="5D924F63" w14:textId="3D64A058" w:rsidR="00E741E8" w:rsidRPr="00FE6E00" w:rsidRDefault="00FE6E00" w:rsidP="00D01712">
      <w:pPr>
        <w:pStyle w:val="NoSpacing"/>
        <w:spacing w:line="259" w:lineRule="auto"/>
        <w:contextualSpacing/>
        <w:rPr>
          <w:rStyle w:val="Emphasis"/>
        </w:rPr>
      </w:pPr>
      <w:r>
        <w:rPr>
          <w:rStyle w:val="Emphasis"/>
        </w:rPr>
        <w:t xml:space="preserve">Specific </w:t>
      </w:r>
      <w:r w:rsidR="00E741E8" w:rsidRPr="00FE6E00">
        <w:rPr>
          <w:rStyle w:val="Emphasis"/>
        </w:rPr>
        <w:t xml:space="preserve">Cybersecurity Awareness </w:t>
      </w:r>
      <w:r>
        <w:rPr>
          <w:rStyle w:val="Emphasis"/>
        </w:rPr>
        <w:t xml:space="preserve">Online Resources </w:t>
      </w:r>
      <w:r w:rsidR="00E741E8" w:rsidRPr="00FE6E00">
        <w:rPr>
          <w:rStyle w:val="Emphasis"/>
        </w:rPr>
        <w:t>for Kids</w:t>
      </w:r>
    </w:p>
    <w:p w14:paraId="50FC60EE" w14:textId="77777777" w:rsidR="00E741E8" w:rsidRPr="00BF01ED" w:rsidRDefault="00E741E8" w:rsidP="00D01712">
      <w:pPr>
        <w:pStyle w:val="NoSpacing"/>
        <w:spacing w:line="259" w:lineRule="auto"/>
        <w:contextualSpacing/>
        <w:rPr>
          <w:sz w:val="28"/>
          <w:szCs w:val="28"/>
        </w:rPr>
      </w:pPr>
    </w:p>
    <w:p w14:paraId="7D1F6DBD" w14:textId="5C317471" w:rsidR="00E741E8" w:rsidRPr="00BF01ED" w:rsidRDefault="00E741E8" w:rsidP="0006656C">
      <w:pPr>
        <w:pStyle w:val="NoSpacing"/>
        <w:numPr>
          <w:ilvl w:val="0"/>
          <w:numId w:val="42"/>
        </w:numPr>
        <w:spacing w:line="259" w:lineRule="auto"/>
        <w:contextualSpacing/>
        <w:rPr>
          <w:sz w:val="28"/>
          <w:szCs w:val="28"/>
        </w:rPr>
      </w:pPr>
      <w:r w:rsidRPr="00BF01ED">
        <w:rPr>
          <w:sz w:val="28"/>
          <w:szCs w:val="28"/>
        </w:rPr>
        <w:t>NetsmartzKids: An interactive educational program from the National Center for Missing &amp; Exploited Children (NCMEC) that teaches children about online safety.</w:t>
      </w:r>
    </w:p>
    <w:p w14:paraId="0934E088" w14:textId="77777777" w:rsidR="001446CE" w:rsidRDefault="00E741E8" w:rsidP="00D01712">
      <w:pPr>
        <w:pStyle w:val="NoSpacing"/>
        <w:spacing w:line="259" w:lineRule="auto"/>
        <w:contextualSpacing/>
        <w:rPr>
          <w:sz w:val="28"/>
          <w:szCs w:val="28"/>
        </w:rPr>
      </w:pPr>
      <w:r w:rsidRPr="00BF01ED">
        <w:rPr>
          <w:sz w:val="28"/>
          <w:szCs w:val="28"/>
        </w:rPr>
        <w:t xml:space="preserve">   </w:t>
      </w:r>
    </w:p>
    <w:p w14:paraId="39C1DF5A" w14:textId="486625C8" w:rsidR="00E741E8" w:rsidRPr="00BF01ED" w:rsidRDefault="0006656C" w:rsidP="0006656C">
      <w:pPr>
        <w:pStyle w:val="NoSpacing"/>
        <w:spacing w:line="259" w:lineRule="auto"/>
        <w:ind w:firstLine="360"/>
        <w:contextualSpacing/>
        <w:rPr>
          <w:sz w:val="28"/>
          <w:szCs w:val="28"/>
        </w:rPr>
      </w:pPr>
      <w:r>
        <w:rPr>
          <w:sz w:val="28"/>
          <w:szCs w:val="28"/>
        </w:rPr>
        <w:t xml:space="preserve">- </w:t>
      </w:r>
      <w:r w:rsidR="00E741E8" w:rsidRPr="00BF01ED">
        <w:rPr>
          <w:sz w:val="28"/>
          <w:szCs w:val="28"/>
        </w:rPr>
        <w:t>Website: https://www.netsmartzkids.org/</w:t>
      </w:r>
    </w:p>
    <w:p w14:paraId="5DA2448E" w14:textId="77777777" w:rsidR="00E741E8" w:rsidRPr="00BF01ED" w:rsidRDefault="00E741E8" w:rsidP="00D01712">
      <w:pPr>
        <w:pStyle w:val="NoSpacing"/>
        <w:spacing w:line="259" w:lineRule="auto"/>
        <w:contextualSpacing/>
        <w:rPr>
          <w:sz w:val="28"/>
          <w:szCs w:val="28"/>
        </w:rPr>
      </w:pPr>
    </w:p>
    <w:p w14:paraId="352CD2A7" w14:textId="4DA8C753" w:rsidR="00E741E8" w:rsidRPr="00BF01ED" w:rsidRDefault="00E741E8" w:rsidP="0006656C">
      <w:pPr>
        <w:pStyle w:val="NoSpacing"/>
        <w:numPr>
          <w:ilvl w:val="0"/>
          <w:numId w:val="42"/>
        </w:numPr>
        <w:spacing w:line="259" w:lineRule="auto"/>
        <w:contextualSpacing/>
        <w:rPr>
          <w:sz w:val="28"/>
          <w:szCs w:val="28"/>
        </w:rPr>
      </w:pPr>
      <w:r w:rsidRPr="00BF01ED">
        <w:rPr>
          <w:sz w:val="28"/>
          <w:szCs w:val="28"/>
        </w:rPr>
        <w:t>Google's Be Internet Awesome: A program to teach kids the fundamentals of digital citizenship and safety.</w:t>
      </w:r>
    </w:p>
    <w:p w14:paraId="2A58E2C6" w14:textId="77777777" w:rsidR="00FE6E00" w:rsidRDefault="00E741E8" w:rsidP="00D01712">
      <w:pPr>
        <w:pStyle w:val="NoSpacing"/>
        <w:spacing w:line="259" w:lineRule="auto"/>
        <w:contextualSpacing/>
        <w:rPr>
          <w:sz w:val="28"/>
          <w:szCs w:val="28"/>
        </w:rPr>
      </w:pPr>
      <w:r w:rsidRPr="00BF01ED">
        <w:rPr>
          <w:sz w:val="28"/>
          <w:szCs w:val="28"/>
        </w:rPr>
        <w:t xml:space="preserve">   </w:t>
      </w:r>
    </w:p>
    <w:p w14:paraId="139A2D0F" w14:textId="1E0F8FF6" w:rsidR="00E741E8" w:rsidRDefault="0006656C" w:rsidP="0006656C">
      <w:pPr>
        <w:pStyle w:val="NoSpacing"/>
        <w:spacing w:line="259" w:lineRule="auto"/>
        <w:ind w:firstLine="360"/>
        <w:contextualSpacing/>
        <w:rPr>
          <w:sz w:val="28"/>
          <w:szCs w:val="28"/>
        </w:rPr>
      </w:pPr>
      <w:r>
        <w:rPr>
          <w:sz w:val="28"/>
          <w:szCs w:val="28"/>
        </w:rPr>
        <w:t xml:space="preserve">- </w:t>
      </w:r>
      <w:r w:rsidR="00E741E8" w:rsidRPr="00BF01ED">
        <w:rPr>
          <w:sz w:val="28"/>
          <w:szCs w:val="28"/>
        </w:rPr>
        <w:t xml:space="preserve">Website: </w:t>
      </w:r>
      <w:r w:rsidR="00E741E8" w:rsidRPr="00E12837">
        <w:rPr>
          <w:sz w:val="28"/>
          <w:szCs w:val="28"/>
        </w:rPr>
        <w:t>https://beinternetawesome.withgoogle.com/</w:t>
      </w:r>
    </w:p>
    <w:p w14:paraId="13C8BF75" w14:textId="77777777" w:rsidR="00E741E8" w:rsidRPr="00BF01ED" w:rsidRDefault="00E741E8" w:rsidP="00D01712">
      <w:pPr>
        <w:pStyle w:val="NoSpacing"/>
        <w:spacing w:line="259" w:lineRule="auto"/>
        <w:contextualSpacing/>
        <w:rPr>
          <w:sz w:val="28"/>
          <w:szCs w:val="28"/>
        </w:rPr>
      </w:pPr>
    </w:p>
    <w:p w14:paraId="1765B550" w14:textId="3D25CF5F" w:rsidR="00E741E8" w:rsidRPr="00FE6E00" w:rsidRDefault="00E741E8" w:rsidP="00D01712">
      <w:pPr>
        <w:pStyle w:val="NoSpacing"/>
        <w:spacing w:line="259" w:lineRule="auto"/>
        <w:contextualSpacing/>
        <w:rPr>
          <w:rStyle w:val="Emphasis"/>
        </w:rPr>
      </w:pPr>
      <w:r w:rsidRPr="00FE6E00">
        <w:rPr>
          <w:rStyle w:val="Emphasis"/>
        </w:rPr>
        <w:t xml:space="preserve">Cybersecurity Awareness </w:t>
      </w:r>
      <w:r w:rsidR="00FE6E00" w:rsidRPr="00FE6E00">
        <w:rPr>
          <w:rStyle w:val="Emphasis"/>
        </w:rPr>
        <w:t xml:space="preserve">Resources </w:t>
      </w:r>
      <w:r w:rsidRPr="00FE6E00">
        <w:rPr>
          <w:rStyle w:val="Emphasis"/>
        </w:rPr>
        <w:t>for Seniors</w:t>
      </w:r>
    </w:p>
    <w:p w14:paraId="33E96E51" w14:textId="77777777" w:rsidR="00E741E8" w:rsidRPr="00BF01ED" w:rsidRDefault="00E741E8" w:rsidP="00D01712">
      <w:pPr>
        <w:pStyle w:val="NoSpacing"/>
        <w:spacing w:line="259" w:lineRule="auto"/>
        <w:contextualSpacing/>
        <w:rPr>
          <w:sz w:val="28"/>
          <w:szCs w:val="28"/>
        </w:rPr>
      </w:pPr>
    </w:p>
    <w:p w14:paraId="1D39F25E" w14:textId="776B3E70" w:rsidR="00E741E8" w:rsidRPr="00BF01ED" w:rsidRDefault="00E741E8" w:rsidP="0006656C">
      <w:pPr>
        <w:pStyle w:val="NoSpacing"/>
        <w:numPr>
          <w:ilvl w:val="0"/>
          <w:numId w:val="42"/>
        </w:numPr>
        <w:spacing w:line="259" w:lineRule="auto"/>
        <w:contextualSpacing/>
        <w:rPr>
          <w:sz w:val="28"/>
          <w:szCs w:val="28"/>
        </w:rPr>
      </w:pPr>
      <w:r w:rsidRPr="00BF01ED">
        <w:rPr>
          <w:sz w:val="28"/>
          <w:szCs w:val="28"/>
        </w:rPr>
        <w:t>Senior Online Safety: Provides safety tips, news, and updates targeted towards senior citizens.</w:t>
      </w:r>
    </w:p>
    <w:p w14:paraId="1D58F939" w14:textId="77777777" w:rsidR="00FE6E00" w:rsidRDefault="00E741E8" w:rsidP="00D01712">
      <w:pPr>
        <w:pStyle w:val="NoSpacing"/>
        <w:spacing w:line="259" w:lineRule="auto"/>
        <w:contextualSpacing/>
        <w:rPr>
          <w:sz w:val="28"/>
          <w:szCs w:val="28"/>
        </w:rPr>
      </w:pPr>
      <w:r w:rsidRPr="00BF01ED">
        <w:rPr>
          <w:sz w:val="28"/>
          <w:szCs w:val="28"/>
        </w:rPr>
        <w:t xml:space="preserve">   </w:t>
      </w:r>
    </w:p>
    <w:p w14:paraId="5313CAED" w14:textId="042AC7BA" w:rsidR="00E741E8" w:rsidRPr="00BF01ED" w:rsidRDefault="0006656C" w:rsidP="0006656C">
      <w:pPr>
        <w:pStyle w:val="NoSpacing"/>
        <w:spacing w:line="259" w:lineRule="auto"/>
        <w:ind w:firstLine="360"/>
        <w:contextualSpacing/>
        <w:rPr>
          <w:sz w:val="28"/>
          <w:szCs w:val="28"/>
        </w:rPr>
      </w:pPr>
      <w:r>
        <w:rPr>
          <w:sz w:val="28"/>
          <w:szCs w:val="28"/>
        </w:rPr>
        <w:t xml:space="preserve">- </w:t>
      </w:r>
      <w:r w:rsidR="00153A3D">
        <w:rPr>
          <w:sz w:val="28"/>
          <w:szCs w:val="28"/>
        </w:rPr>
        <w:t>W</w:t>
      </w:r>
      <w:r w:rsidR="00E741E8" w:rsidRPr="00BF01ED">
        <w:rPr>
          <w:sz w:val="28"/>
          <w:szCs w:val="28"/>
        </w:rPr>
        <w:t>ebsite: https://senioronlinesafety.com/</w:t>
      </w:r>
    </w:p>
    <w:p w14:paraId="395CCA94" w14:textId="77777777" w:rsidR="00E741E8" w:rsidRPr="00BF01ED" w:rsidRDefault="00E741E8" w:rsidP="00D01712">
      <w:pPr>
        <w:pStyle w:val="NoSpacing"/>
        <w:spacing w:line="259" w:lineRule="auto"/>
        <w:contextualSpacing/>
        <w:rPr>
          <w:sz w:val="28"/>
          <w:szCs w:val="28"/>
        </w:rPr>
      </w:pPr>
    </w:p>
    <w:p w14:paraId="37D4597F" w14:textId="48498EEB" w:rsidR="00E741E8" w:rsidRPr="00BF01ED" w:rsidRDefault="00E741E8" w:rsidP="0006656C">
      <w:pPr>
        <w:pStyle w:val="NoSpacing"/>
        <w:numPr>
          <w:ilvl w:val="0"/>
          <w:numId w:val="42"/>
        </w:numPr>
        <w:spacing w:line="259" w:lineRule="auto"/>
        <w:contextualSpacing/>
        <w:rPr>
          <w:sz w:val="28"/>
          <w:szCs w:val="28"/>
        </w:rPr>
      </w:pPr>
      <w:r w:rsidRPr="00BF01ED">
        <w:rPr>
          <w:sz w:val="28"/>
          <w:szCs w:val="28"/>
        </w:rPr>
        <w:t>AARP Fraud Watch Network: Offers resources to help seniors protect themselves against scams and fraud.</w:t>
      </w:r>
    </w:p>
    <w:p w14:paraId="324E9AF3" w14:textId="77777777" w:rsidR="00FE6E00" w:rsidRDefault="00E741E8" w:rsidP="00D01712">
      <w:pPr>
        <w:pStyle w:val="NoSpacing"/>
        <w:spacing w:line="259" w:lineRule="auto"/>
        <w:contextualSpacing/>
        <w:rPr>
          <w:sz w:val="28"/>
          <w:szCs w:val="28"/>
        </w:rPr>
      </w:pPr>
      <w:r w:rsidRPr="00BF01ED">
        <w:rPr>
          <w:sz w:val="28"/>
          <w:szCs w:val="28"/>
        </w:rPr>
        <w:t xml:space="preserve">   </w:t>
      </w:r>
    </w:p>
    <w:p w14:paraId="687A2CC9" w14:textId="346B3574" w:rsidR="00E741E8" w:rsidRDefault="0006656C" w:rsidP="0006656C">
      <w:pPr>
        <w:pStyle w:val="NoSpacing"/>
        <w:spacing w:line="259" w:lineRule="auto"/>
        <w:ind w:firstLine="360"/>
        <w:contextualSpacing/>
        <w:rPr>
          <w:sz w:val="28"/>
          <w:szCs w:val="28"/>
        </w:rPr>
      </w:pPr>
      <w:r>
        <w:rPr>
          <w:sz w:val="28"/>
          <w:szCs w:val="28"/>
        </w:rPr>
        <w:t xml:space="preserve">- </w:t>
      </w:r>
      <w:r w:rsidR="00E741E8" w:rsidRPr="00BF01ED">
        <w:rPr>
          <w:sz w:val="28"/>
          <w:szCs w:val="28"/>
        </w:rPr>
        <w:t xml:space="preserve">Website: </w:t>
      </w:r>
      <w:r w:rsidR="00E741E8" w:rsidRPr="00CE21AF">
        <w:rPr>
          <w:sz w:val="28"/>
          <w:szCs w:val="28"/>
        </w:rPr>
        <w:t>https://www.aarp.org/money/scams-fraud/fraud-watch-network/</w:t>
      </w:r>
    </w:p>
    <w:p w14:paraId="7D9313A8" w14:textId="77777777" w:rsidR="00E741E8" w:rsidRPr="00BF01ED" w:rsidRDefault="00E741E8" w:rsidP="00D01712">
      <w:pPr>
        <w:pStyle w:val="NoSpacing"/>
        <w:spacing w:line="259" w:lineRule="auto"/>
        <w:contextualSpacing/>
        <w:rPr>
          <w:sz w:val="28"/>
          <w:szCs w:val="28"/>
        </w:rPr>
      </w:pPr>
    </w:p>
    <w:p w14:paraId="7FB13421" w14:textId="42038C12" w:rsidR="00E741E8" w:rsidRPr="00BF2289" w:rsidRDefault="00E741E8" w:rsidP="00D01712">
      <w:pPr>
        <w:pStyle w:val="NoSpacing"/>
        <w:spacing w:line="259" w:lineRule="auto"/>
        <w:contextualSpacing/>
        <w:rPr>
          <w:b/>
          <w:bCs/>
          <w:sz w:val="28"/>
          <w:szCs w:val="28"/>
        </w:rPr>
      </w:pPr>
      <w:r w:rsidRPr="00BF01ED">
        <w:rPr>
          <w:sz w:val="28"/>
          <w:szCs w:val="28"/>
        </w:rPr>
        <w:t xml:space="preserve"> </w:t>
      </w:r>
      <w:r w:rsidRPr="00BF2289">
        <w:rPr>
          <w:b/>
          <w:bCs/>
          <w:sz w:val="28"/>
          <w:szCs w:val="28"/>
        </w:rPr>
        <w:t>Chapter Summary</w:t>
      </w:r>
    </w:p>
    <w:p w14:paraId="4C29DC09" w14:textId="77777777" w:rsidR="00E741E8" w:rsidRPr="009A774D" w:rsidRDefault="00E741E8" w:rsidP="00D01712">
      <w:pPr>
        <w:pStyle w:val="NoSpacing"/>
        <w:spacing w:line="259" w:lineRule="auto"/>
        <w:contextualSpacing/>
        <w:rPr>
          <w:sz w:val="28"/>
          <w:szCs w:val="28"/>
        </w:rPr>
      </w:pPr>
    </w:p>
    <w:p w14:paraId="7CEB1D75" w14:textId="6841E69F" w:rsidR="00E741E8" w:rsidRPr="009A774D" w:rsidRDefault="00E741E8" w:rsidP="00D01712">
      <w:pPr>
        <w:pStyle w:val="NoSpacing"/>
        <w:numPr>
          <w:ilvl w:val="0"/>
          <w:numId w:val="4"/>
        </w:numPr>
        <w:spacing w:line="259" w:lineRule="auto"/>
        <w:contextualSpacing/>
        <w:rPr>
          <w:sz w:val="28"/>
          <w:szCs w:val="28"/>
        </w:rPr>
      </w:pPr>
      <w:r w:rsidRPr="009A774D">
        <w:rPr>
          <w:sz w:val="28"/>
          <w:szCs w:val="28"/>
        </w:rPr>
        <w:t>Set up parental controls on devices to limit children's access to inappropriate content</w:t>
      </w:r>
      <w:r w:rsidR="00FE6E00">
        <w:rPr>
          <w:sz w:val="28"/>
          <w:szCs w:val="28"/>
        </w:rPr>
        <w:t>.</w:t>
      </w:r>
    </w:p>
    <w:p w14:paraId="62D609B0" w14:textId="27299500" w:rsidR="00E741E8" w:rsidRPr="009A774D" w:rsidRDefault="00E741E8" w:rsidP="00D01712">
      <w:pPr>
        <w:pStyle w:val="NoSpacing"/>
        <w:numPr>
          <w:ilvl w:val="0"/>
          <w:numId w:val="4"/>
        </w:numPr>
        <w:spacing w:line="259" w:lineRule="auto"/>
        <w:contextualSpacing/>
        <w:rPr>
          <w:sz w:val="28"/>
          <w:szCs w:val="28"/>
        </w:rPr>
      </w:pPr>
      <w:r w:rsidRPr="009A774D">
        <w:rPr>
          <w:sz w:val="28"/>
          <w:szCs w:val="28"/>
        </w:rPr>
        <w:t>Educate children about the dangers of the internet and how to stay safe online</w:t>
      </w:r>
      <w:r w:rsidR="00FE6E00">
        <w:rPr>
          <w:sz w:val="28"/>
          <w:szCs w:val="28"/>
        </w:rPr>
        <w:t>.</w:t>
      </w:r>
    </w:p>
    <w:p w14:paraId="483E8C43" w14:textId="6750B6BA" w:rsidR="00E741E8" w:rsidRPr="009A774D" w:rsidRDefault="00E741E8" w:rsidP="00D01712">
      <w:pPr>
        <w:pStyle w:val="NoSpacing"/>
        <w:numPr>
          <w:ilvl w:val="0"/>
          <w:numId w:val="4"/>
        </w:numPr>
        <w:spacing w:line="259" w:lineRule="auto"/>
        <w:contextualSpacing/>
        <w:rPr>
          <w:sz w:val="28"/>
          <w:szCs w:val="28"/>
        </w:rPr>
      </w:pPr>
      <w:r w:rsidRPr="009A774D">
        <w:rPr>
          <w:sz w:val="28"/>
          <w:szCs w:val="28"/>
        </w:rPr>
        <w:t>Monitor children's online activities and discuss any concerns with them</w:t>
      </w:r>
      <w:r w:rsidR="00FE6E00">
        <w:rPr>
          <w:sz w:val="28"/>
          <w:szCs w:val="28"/>
        </w:rPr>
        <w:t>.</w:t>
      </w:r>
    </w:p>
    <w:p w14:paraId="2297D2B0" w14:textId="6D10602E" w:rsidR="00E741E8" w:rsidRPr="009A774D" w:rsidRDefault="00E741E8" w:rsidP="00D01712">
      <w:pPr>
        <w:pStyle w:val="NoSpacing"/>
        <w:numPr>
          <w:ilvl w:val="0"/>
          <w:numId w:val="4"/>
        </w:numPr>
        <w:spacing w:line="259" w:lineRule="auto"/>
        <w:contextualSpacing/>
        <w:rPr>
          <w:sz w:val="28"/>
          <w:szCs w:val="28"/>
        </w:rPr>
      </w:pPr>
      <w:r w:rsidRPr="009A774D">
        <w:rPr>
          <w:sz w:val="28"/>
          <w:szCs w:val="28"/>
        </w:rPr>
        <w:lastRenderedPageBreak/>
        <w:t>Teach children about safe browsing habits and the importance of not sharing personal information online</w:t>
      </w:r>
      <w:r w:rsidR="00FE6E00">
        <w:rPr>
          <w:sz w:val="28"/>
          <w:szCs w:val="28"/>
        </w:rPr>
        <w:t>.</w:t>
      </w:r>
    </w:p>
    <w:p w14:paraId="357A7671" w14:textId="54CA9FB3" w:rsidR="00E741E8" w:rsidRDefault="00E741E8" w:rsidP="00D01712">
      <w:pPr>
        <w:pStyle w:val="NoSpacing"/>
        <w:numPr>
          <w:ilvl w:val="0"/>
          <w:numId w:val="4"/>
        </w:numPr>
        <w:spacing w:line="259" w:lineRule="auto"/>
        <w:contextualSpacing/>
        <w:rPr>
          <w:sz w:val="28"/>
          <w:szCs w:val="28"/>
        </w:rPr>
      </w:pPr>
      <w:r w:rsidRPr="009A774D">
        <w:rPr>
          <w:sz w:val="28"/>
          <w:szCs w:val="28"/>
        </w:rPr>
        <w:t>Encourage open communication with children about their online experiences and any potential issues they may encounter</w:t>
      </w:r>
      <w:r w:rsidR="00FE6E00">
        <w:rPr>
          <w:sz w:val="28"/>
          <w:szCs w:val="28"/>
        </w:rPr>
        <w:t>.</w:t>
      </w:r>
    </w:p>
    <w:p w14:paraId="361E91FC" w14:textId="77777777" w:rsidR="00E741E8" w:rsidRDefault="00E741E8" w:rsidP="00D01712">
      <w:pPr>
        <w:pStyle w:val="NoSpacing"/>
        <w:spacing w:line="259" w:lineRule="auto"/>
        <w:contextualSpacing/>
        <w:rPr>
          <w:sz w:val="28"/>
          <w:szCs w:val="28"/>
        </w:rPr>
      </w:pPr>
    </w:p>
    <w:p w14:paraId="4DD34E95" w14:textId="09B3472F" w:rsidR="00E741E8" w:rsidRPr="00FE6E00" w:rsidRDefault="00FE6E00" w:rsidP="00D01712">
      <w:pPr>
        <w:pStyle w:val="Heading2"/>
        <w:contextualSpacing/>
      </w:pPr>
      <w:r w:rsidRPr="00FE6E00">
        <w:t>Frequently Asked Questions</w:t>
      </w:r>
    </w:p>
    <w:p w14:paraId="3E7A8265" w14:textId="77777777" w:rsidR="00E741E8" w:rsidRDefault="00E741E8" w:rsidP="00D01712">
      <w:pPr>
        <w:pStyle w:val="NoSpacing"/>
        <w:spacing w:line="259" w:lineRule="auto"/>
        <w:contextualSpacing/>
        <w:rPr>
          <w:sz w:val="28"/>
          <w:szCs w:val="28"/>
        </w:rPr>
      </w:pPr>
    </w:p>
    <w:p w14:paraId="7CE9357A" w14:textId="77777777" w:rsidR="00E741E8" w:rsidRPr="000D2CB0" w:rsidRDefault="00E741E8" w:rsidP="00D01712">
      <w:pPr>
        <w:pStyle w:val="NoSpacing"/>
        <w:spacing w:line="259" w:lineRule="auto"/>
        <w:contextualSpacing/>
        <w:rPr>
          <w:i/>
          <w:iCs/>
          <w:sz w:val="28"/>
          <w:szCs w:val="28"/>
        </w:rPr>
      </w:pPr>
      <w:r w:rsidRPr="000D2CB0">
        <w:rPr>
          <w:i/>
          <w:iCs/>
          <w:sz w:val="28"/>
          <w:szCs w:val="28"/>
        </w:rPr>
        <w:t>Question: How can parents set up parental controls to limit children's access to inappropriate content?</w:t>
      </w:r>
    </w:p>
    <w:p w14:paraId="19B592E4" w14:textId="77777777" w:rsidR="00E741E8" w:rsidRPr="000D2CB0" w:rsidRDefault="00E741E8" w:rsidP="00D01712">
      <w:pPr>
        <w:pStyle w:val="NoSpacing"/>
        <w:spacing w:line="259" w:lineRule="auto"/>
        <w:contextualSpacing/>
        <w:rPr>
          <w:sz w:val="28"/>
          <w:szCs w:val="28"/>
        </w:rPr>
      </w:pPr>
    </w:p>
    <w:p w14:paraId="65D0FB2F" w14:textId="77777777" w:rsidR="00E741E8" w:rsidRPr="000D2CB0" w:rsidRDefault="00E741E8" w:rsidP="00D01712">
      <w:pPr>
        <w:pStyle w:val="NoSpacing"/>
        <w:spacing w:line="259" w:lineRule="auto"/>
        <w:contextualSpacing/>
        <w:rPr>
          <w:sz w:val="28"/>
          <w:szCs w:val="28"/>
        </w:rPr>
      </w:pPr>
      <w:r w:rsidRPr="000D2CB0">
        <w:rPr>
          <w:sz w:val="28"/>
          <w:szCs w:val="28"/>
        </w:rPr>
        <w:t>Answer: Parents can use parental control software, such as Qustodio or Norton Family, to restrict the types of websites children can access and the amount of time they spend online. These tools can help create a safe online environment for children by blocking inappropriate content and managing their screen time.</w:t>
      </w:r>
    </w:p>
    <w:p w14:paraId="1D41296C" w14:textId="77777777" w:rsidR="00E741E8" w:rsidRPr="000D2CB0" w:rsidRDefault="00E741E8" w:rsidP="00D01712">
      <w:pPr>
        <w:pStyle w:val="NoSpacing"/>
        <w:spacing w:line="259" w:lineRule="auto"/>
        <w:contextualSpacing/>
        <w:rPr>
          <w:sz w:val="28"/>
          <w:szCs w:val="28"/>
        </w:rPr>
      </w:pPr>
    </w:p>
    <w:p w14:paraId="67DEC490" w14:textId="77777777" w:rsidR="00E741E8" w:rsidRPr="000D2CB0" w:rsidRDefault="00E741E8" w:rsidP="00D01712">
      <w:pPr>
        <w:pStyle w:val="NoSpacing"/>
        <w:spacing w:line="259" w:lineRule="auto"/>
        <w:contextualSpacing/>
        <w:rPr>
          <w:i/>
          <w:iCs/>
          <w:sz w:val="28"/>
          <w:szCs w:val="28"/>
        </w:rPr>
      </w:pPr>
      <w:r w:rsidRPr="000D2CB0">
        <w:rPr>
          <w:i/>
          <w:iCs/>
          <w:sz w:val="28"/>
          <w:szCs w:val="28"/>
        </w:rPr>
        <w:t>Question: What are some effective ways to educate children about the dangers of the internet and how to stay safe online?</w:t>
      </w:r>
    </w:p>
    <w:p w14:paraId="6827A838" w14:textId="77777777" w:rsidR="00E741E8" w:rsidRPr="000D2CB0" w:rsidRDefault="00E741E8" w:rsidP="00D01712">
      <w:pPr>
        <w:pStyle w:val="NoSpacing"/>
        <w:spacing w:line="259" w:lineRule="auto"/>
        <w:contextualSpacing/>
        <w:rPr>
          <w:sz w:val="28"/>
          <w:szCs w:val="28"/>
        </w:rPr>
      </w:pPr>
    </w:p>
    <w:p w14:paraId="546D595D" w14:textId="77777777" w:rsidR="00E741E8" w:rsidRPr="000D2CB0" w:rsidRDefault="00E741E8" w:rsidP="00D01712">
      <w:pPr>
        <w:pStyle w:val="NoSpacing"/>
        <w:spacing w:line="259" w:lineRule="auto"/>
        <w:contextualSpacing/>
        <w:rPr>
          <w:sz w:val="28"/>
          <w:szCs w:val="28"/>
        </w:rPr>
      </w:pPr>
      <w:r w:rsidRPr="000D2CB0">
        <w:rPr>
          <w:sz w:val="28"/>
          <w:szCs w:val="28"/>
        </w:rPr>
        <w:t>Answer: Parents should have open and honest conversations with their children about the potential risks they may encounter online, such as cyberbullying, online predators, and scams. It's important to teach children the importance of not sharing personal information and the potential consequences of engaging in risky online behavior.</w:t>
      </w:r>
    </w:p>
    <w:p w14:paraId="020A29A5" w14:textId="77777777" w:rsidR="00E741E8" w:rsidRPr="000D2CB0" w:rsidRDefault="00E741E8" w:rsidP="00D01712">
      <w:pPr>
        <w:pStyle w:val="NoSpacing"/>
        <w:spacing w:line="259" w:lineRule="auto"/>
        <w:contextualSpacing/>
        <w:rPr>
          <w:sz w:val="28"/>
          <w:szCs w:val="28"/>
        </w:rPr>
      </w:pPr>
    </w:p>
    <w:p w14:paraId="5AEC3EC9" w14:textId="77777777" w:rsidR="00E741E8" w:rsidRPr="000D2CB0" w:rsidRDefault="00E741E8" w:rsidP="00D01712">
      <w:pPr>
        <w:pStyle w:val="NoSpacing"/>
        <w:spacing w:line="259" w:lineRule="auto"/>
        <w:contextualSpacing/>
        <w:rPr>
          <w:i/>
          <w:iCs/>
          <w:sz w:val="28"/>
          <w:szCs w:val="28"/>
        </w:rPr>
      </w:pPr>
      <w:r w:rsidRPr="000D2CB0">
        <w:rPr>
          <w:i/>
          <w:iCs/>
          <w:sz w:val="28"/>
          <w:szCs w:val="28"/>
        </w:rPr>
        <w:t>Question: How can parents monitor children's online activities and address any concerns that may arise?</w:t>
      </w:r>
    </w:p>
    <w:p w14:paraId="3431866E" w14:textId="77777777" w:rsidR="00E741E8" w:rsidRPr="000D2CB0" w:rsidRDefault="00E741E8" w:rsidP="00D01712">
      <w:pPr>
        <w:pStyle w:val="NoSpacing"/>
        <w:spacing w:line="259" w:lineRule="auto"/>
        <w:contextualSpacing/>
        <w:rPr>
          <w:sz w:val="28"/>
          <w:szCs w:val="28"/>
        </w:rPr>
      </w:pPr>
    </w:p>
    <w:p w14:paraId="6AFEF988" w14:textId="77777777" w:rsidR="00E741E8" w:rsidRPr="000D2CB0" w:rsidRDefault="00E741E8" w:rsidP="00D01712">
      <w:pPr>
        <w:pStyle w:val="NoSpacing"/>
        <w:spacing w:line="259" w:lineRule="auto"/>
        <w:contextualSpacing/>
        <w:rPr>
          <w:sz w:val="28"/>
          <w:szCs w:val="28"/>
        </w:rPr>
      </w:pPr>
      <w:r w:rsidRPr="000D2CB0">
        <w:rPr>
          <w:sz w:val="28"/>
          <w:szCs w:val="28"/>
        </w:rPr>
        <w:t>Answer: Parents can keep an eye on their children's online activities and use parental control software to monitor their device usage. If any concerning behavior or content is found, parents should talk to their children about it in a non-judgmental manner and help them understand how to stay safe online.</w:t>
      </w:r>
    </w:p>
    <w:p w14:paraId="52B7D2DD" w14:textId="77777777" w:rsidR="00E741E8" w:rsidRPr="000D2CB0" w:rsidRDefault="00E741E8" w:rsidP="00D01712">
      <w:pPr>
        <w:pStyle w:val="NoSpacing"/>
        <w:spacing w:line="259" w:lineRule="auto"/>
        <w:contextualSpacing/>
        <w:rPr>
          <w:sz w:val="28"/>
          <w:szCs w:val="28"/>
        </w:rPr>
      </w:pPr>
    </w:p>
    <w:p w14:paraId="712136E2" w14:textId="77777777" w:rsidR="00E741E8" w:rsidRPr="000D2CB0" w:rsidRDefault="00E741E8" w:rsidP="00D01712">
      <w:pPr>
        <w:pStyle w:val="NoSpacing"/>
        <w:spacing w:line="259" w:lineRule="auto"/>
        <w:contextualSpacing/>
        <w:rPr>
          <w:i/>
          <w:iCs/>
          <w:sz w:val="28"/>
          <w:szCs w:val="28"/>
        </w:rPr>
      </w:pPr>
      <w:r w:rsidRPr="000D2CB0">
        <w:rPr>
          <w:i/>
          <w:iCs/>
          <w:sz w:val="28"/>
          <w:szCs w:val="28"/>
        </w:rPr>
        <w:t>Question: What are some safe browsing habits that parents should teach their children, and why are they important?</w:t>
      </w:r>
    </w:p>
    <w:p w14:paraId="22436AB3" w14:textId="77777777" w:rsidR="00E741E8" w:rsidRPr="000D2CB0" w:rsidRDefault="00E741E8" w:rsidP="00D01712">
      <w:pPr>
        <w:pStyle w:val="NoSpacing"/>
        <w:spacing w:line="259" w:lineRule="auto"/>
        <w:contextualSpacing/>
        <w:rPr>
          <w:sz w:val="28"/>
          <w:szCs w:val="28"/>
        </w:rPr>
      </w:pPr>
    </w:p>
    <w:p w14:paraId="0F610C67" w14:textId="77777777" w:rsidR="00E741E8" w:rsidRPr="000D2CB0" w:rsidRDefault="00E741E8" w:rsidP="00D01712">
      <w:pPr>
        <w:pStyle w:val="NoSpacing"/>
        <w:spacing w:line="259" w:lineRule="auto"/>
        <w:contextualSpacing/>
        <w:rPr>
          <w:sz w:val="28"/>
          <w:szCs w:val="28"/>
        </w:rPr>
      </w:pPr>
      <w:r w:rsidRPr="000D2CB0">
        <w:rPr>
          <w:sz w:val="28"/>
          <w:szCs w:val="28"/>
        </w:rPr>
        <w:lastRenderedPageBreak/>
        <w:t>Answer: Parents should show their children how to recognize unsafe websites and educate them about the importance of protecting their personal information. It's important to encourage children to only interact with verified and trusted websites and never share sensitive details with strangers online to prevent potential risks.</w:t>
      </w:r>
    </w:p>
    <w:p w14:paraId="192587D0" w14:textId="77777777" w:rsidR="00E741E8" w:rsidRPr="000D2CB0" w:rsidRDefault="00E741E8" w:rsidP="00D01712">
      <w:pPr>
        <w:pStyle w:val="NoSpacing"/>
        <w:spacing w:line="259" w:lineRule="auto"/>
        <w:contextualSpacing/>
        <w:rPr>
          <w:sz w:val="28"/>
          <w:szCs w:val="28"/>
        </w:rPr>
      </w:pPr>
    </w:p>
    <w:p w14:paraId="4FD7F979" w14:textId="77777777" w:rsidR="00E741E8" w:rsidRPr="000D2CB0" w:rsidRDefault="00E741E8" w:rsidP="00D01712">
      <w:pPr>
        <w:pStyle w:val="NoSpacing"/>
        <w:spacing w:line="259" w:lineRule="auto"/>
        <w:contextualSpacing/>
        <w:rPr>
          <w:i/>
          <w:iCs/>
          <w:sz w:val="28"/>
          <w:szCs w:val="28"/>
        </w:rPr>
      </w:pPr>
      <w:r w:rsidRPr="000D2CB0">
        <w:rPr>
          <w:i/>
          <w:iCs/>
          <w:sz w:val="28"/>
          <w:szCs w:val="28"/>
        </w:rPr>
        <w:t>Question: How can parents create a safe and open communication with their children about their online experiences and concerns?</w:t>
      </w:r>
    </w:p>
    <w:p w14:paraId="2B8A78AA" w14:textId="77777777" w:rsidR="00E741E8" w:rsidRPr="000D2CB0" w:rsidRDefault="00E741E8" w:rsidP="00D01712">
      <w:pPr>
        <w:pStyle w:val="NoSpacing"/>
        <w:spacing w:line="259" w:lineRule="auto"/>
        <w:contextualSpacing/>
        <w:rPr>
          <w:sz w:val="28"/>
          <w:szCs w:val="28"/>
        </w:rPr>
      </w:pPr>
    </w:p>
    <w:p w14:paraId="7A43E633" w14:textId="77777777" w:rsidR="00E741E8" w:rsidRPr="000D2CB0" w:rsidRDefault="00E741E8" w:rsidP="00D01712">
      <w:pPr>
        <w:pStyle w:val="NoSpacing"/>
        <w:spacing w:line="259" w:lineRule="auto"/>
        <w:contextualSpacing/>
        <w:rPr>
          <w:sz w:val="28"/>
          <w:szCs w:val="28"/>
        </w:rPr>
      </w:pPr>
      <w:r w:rsidRPr="000D2CB0">
        <w:rPr>
          <w:sz w:val="28"/>
          <w:szCs w:val="28"/>
        </w:rPr>
        <w:t>Answer: Parents should create a safe and open environment where their children feel comfortable sharing their online experiences and concerns. By letting their children know that they can come to them with any questions or problems they encounter online, parents are able to support and guide their children through the digital world.</w:t>
      </w:r>
    </w:p>
    <w:p w14:paraId="19E32791" w14:textId="77777777" w:rsidR="00E741E8" w:rsidRPr="000D2CB0" w:rsidRDefault="00E741E8" w:rsidP="00D01712">
      <w:pPr>
        <w:pStyle w:val="NoSpacing"/>
        <w:spacing w:line="259" w:lineRule="auto"/>
        <w:contextualSpacing/>
        <w:rPr>
          <w:sz w:val="28"/>
          <w:szCs w:val="28"/>
        </w:rPr>
      </w:pPr>
    </w:p>
    <w:p w14:paraId="3A71B4E0" w14:textId="77777777" w:rsidR="00E741E8" w:rsidRPr="000D2CB0" w:rsidRDefault="00E741E8" w:rsidP="00D01712">
      <w:pPr>
        <w:pStyle w:val="NoSpacing"/>
        <w:spacing w:line="259" w:lineRule="auto"/>
        <w:contextualSpacing/>
        <w:rPr>
          <w:i/>
          <w:iCs/>
          <w:sz w:val="28"/>
          <w:szCs w:val="28"/>
        </w:rPr>
      </w:pPr>
      <w:r w:rsidRPr="000D2CB0">
        <w:rPr>
          <w:i/>
          <w:iCs/>
          <w:sz w:val="28"/>
          <w:szCs w:val="28"/>
        </w:rPr>
        <w:t>Question: Why is it crucial for parents to teach their children about the dangers of sexting?</w:t>
      </w:r>
    </w:p>
    <w:p w14:paraId="3734CEFD" w14:textId="77777777" w:rsidR="00E741E8" w:rsidRPr="000D2CB0" w:rsidRDefault="00E741E8" w:rsidP="00D01712">
      <w:pPr>
        <w:pStyle w:val="NoSpacing"/>
        <w:spacing w:line="259" w:lineRule="auto"/>
        <w:contextualSpacing/>
        <w:rPr>
          <w:sz w:val="28"/>
          <w:szCs w:val="28"/>
        </w:rPr>
      </w:pPr>
    </w:p>
    <w:p w14:paraId="7FF5A309" w14:textId="77777777" w:rsidR="00E741E8" w:rsidRPr="000D2CB0" w:rsidRDefault="00E741E8" w:rsidP="00D01712">
      <w:pPr>
        <w:pStyle w:val="NoSpacing"/>
        <w:spacing w:line="259" w:lineRule="auto"/>
        <w:contextualSpacing/>
        <w:rPr>
          <w:sz w:val="28"/>
          <w:szCs w:val="28"/>
        </w:rPr>
      </w:pPr>
      <w:r w:rsidRPr="000D2CB0">
        <w:rPr>
          <w:sz w:val="28"/>
          <w:szCs w:val="28"/>
        </w:rPr>
        <w:t>Answer: It's important for parents to teach their children about the dangers of sexting and the potential legal and social consequences of sharing inappropriate content. This helps children understand the importance of respecting themselves and others in their online interactions.</w:t>
      </w:r>
    </w:p>
    <w:p w14:paraId="0D7C9C64" w14:textId="77777777" w:rsidR="00E741E8" w:rsidRPr="000D2CB0" w:rsidRDefault="00E741E8" w:rsidP="00D01712">
      <w:pPr>
        <w:pStyle w:val="NoSpacing"/>
        <w:spacing w:line="259" w:lineRule="auto"/>
        <w:contextualSpacing/>
        <w:rPr>
          <w:sz w:val="28"/>
          <w:szCs w:val="28"/>
        </w:rPr>
      </w:pPr>
    </w:p>
    <w:p w14:paraId="00884F12" w14:textId="77777777" w:rsidR="00E741E8" w:rsidRPr="000D2CB0" w:rsidRDefault="00E741E8" w:rsidP="00D01712">
      <w:pPr>
        <w:pStyle w:val="NoSpacing"/>
        <w:spacing w:line="259" w:lineRule="auto"/>
        <w:contextualSpacing/>
        <w:rPr>
          <w:i/>
          <w:iCs/>
          <w:sz w:val="28"/>
          <w:szCs w:val="28"/>
        </w:rPr>
      </w:pPr>
      <w:r w:rsidRPr="000D2CB0">
        <w:rPr>
          <w:i/>
          <w:iCs/>
          <w:sz w:val="28"/>
          <w:szCs w:val="28"/>
        </w:rPr>
        <w:t>Question: What are some common online scams that target seniors, and how can they be avoided?</w:t>
      </w:r>
    </w:p>
    <w:p w14:paraId="084E157F" w14:textId="77777777" w:rsidR="00E741E8" w:rsidRPr="000D2CB0" w:rsidRDefault="00E741E8" w:rsidP="00D01712">
      <w:pPr>
        <w:pStyle w:val="NoSpacing"/>
        <w:spacing w:line="259" w:lineRule="auto"/>
        <w:contextualSpacing/>
        <w:rPr>
          <w:sz w:val="28"/>
          <w:szCs w:val="28"/>
        </w:rPr>
      </w:pPr>
    </w:p>
    <w:p w14:paraId="449535EA" w14:textId="5F8080FA" w:rsidR="00E741E8" w:rsidRPr="000D2CB0" w:rsidRDefault="00E741E8" w:rsidP="00D01712">
      <w:pPr>
        <w:pStyle w:val="NoSpacing"/>
        <w:spacing w:line="259" w:lineRule="auto"/>
        <w:contextualSpacing/>
        <w:rPr>
          <w:sz w:val="28"/>
          <w:szCs w:val="28"/>
        </w:rPr>
      </w:pPr>
      <w:r w:rsidRPr="000D2CB0">
        <w:rPr>
          <w:sz w:val="28"/>
          <w:szCs w:val="28"/>
        </w:rPr>
        <w:t>Answer: Seniors are often targeted by online scams, so it's crucial to educate them about the common tactics used by scammers. Providing them with resources and information on how to spot and avoid falling victim to online scams can help seniors be cautious when interacting with unknown parties online.</w:t>
      </w:r>
    </w:p>
    <w:p w14:paraId="3E3ADEE5" w14:textId="77777777" w:rsidR="00E741E8" w:rsidRPr="000D2CB0" w:rsidRDefault="00E741E8" w:rsidP="00D01712">
      <w:pPr>
        <w:pStyle w:val="NoSpacing"/>
        <w:spacing w:line="259" w:lineRule="auto"/>
        <w:contextualSpacing/>
        <w:rPr>
          <w:sz w:val="28"/>
          <w:szCs w:val="28"/>
        </w:rPr>
      </w:pPr>
    </w:p>
    <w:p w14:paraId="7385CC4F" w14:textId="77777777" w:rsidR="00E741E8" w:rsidRPr="000D2CB0" w:rsidRDefault="00E741E8" w:rsidP="00D01712">
      <w:pPr>
        <w:pStyle w:val="NoSpacing"/>
        <w:spacing w:line="259" w:lineRule="auto"/>
        <w:contextualSpacing/>
        <w:rPr>
          <w:i/>
          <w:iCs/>
          <w:sz w:val="28"/>
          <w:szCs w:val="28"/>
        </w:rPr>
      </w:pPr>
      <w:r w:rsidRPr="000D2CB0">
        <w:rPr>
          <w:i/>
          <w:iCs/>
          <w:sz w:val="28"/>
          <w:szCs w:val="28"/>
        </w:rPr>
        <w:t>Question: What are some long-term strategies for fostering digital wellness and responsible online behavior in children?</w:t>
      </w:r>
    </w:p>
    <w:p w14:paraId="6EFBD9B9" w14:textId="77777777" w:rsidR="00E741E8" w:rsidRPr="000D2CB0" w:rsidRDefault="00E741E8" w:rsidP="00D01712">
      <w:pPr>
        <w:pStyle w:val="NoSpacing"/>
        <w:spacing w:line="259" w:lineRule="auto"/>
        <w:contextualSpacing/>
        <w:rPr>
          <w:sz w:val="28"/>
          <w:szCs w:val="28"/>
        </w:rPr>
      </w:pPr>
    </w:p>
    <w:p w14:paraId="4EDC851E" w14:textId="77777777" w:rsidR="00E741E8" w:rsidRPr="009A774D" w:rsidRDefault="00E741E8" w:rsidP="00D01712">
      <w:pPr>
        <w:pStyle w:val="NoSpacing"/>
        <w:spacing w:line="259" w:lineRule="auto"/>
        <w:contextualSpacing/>
        <w:rPr>
          <w:sz w:val="28"/>
          <w:szCs w:val="28"/>
        </w:rPr>
      </w:pPr>
      <w:r w:rsidRPr="000D2CB0">
        <w:rPr>
          <w:sz w:val="28"/>
          <w:szCs w:val="28"/>
        </w:rPr>
        <w:lastRenderedPageBreak/>
        <w:t>Answer: Beyond immediate safety, parents should guide their children in fostering long-term digital wellness and responsible online behavior. This can include ongoing conversations about online safety and modeling positive digital citizenship themselves.</w:t>
      </w:r>
    </w:p>
    <w:p w14:paraId="5785B885" w14:textId="77777777" w:rsidR="00976B3E" w:rsidRDefault="00976B3E" w:rsidP="00D01712">
      <w:pPr>
        <w:contextualSpacing/>
        <w:rPr>
          <w:bCs/>
          <w:color w:val="FF0000"/>
        </w:rPr>
      </w:pPr>
    </w:p>
    <w:p w14:paraId="31BE07DC" w14:textId="0D367618" w:rsidR="00E741E8" w:rsidRPr="00976B3E" w:rsidRDefault="00976B3E" w:rsidP="00D01712">
      <w:pPr>
        <w:contextualSpacing/>
        <w:rPr>
          <w:rFonts w:asciiTheme="majorHAnsi" w:eastAsiaTheme="majorEastAsia" w:hAnsiTheme="majorHAnsi" w:cstheme="majorBidi"/>
          <w:b/>
          <w:bCs/>
          <w:color w:val="2F5496" w:themeColor="accent1" w:themeShade="BF"/>
          <w:sz w:val="32"/>
          <w:szCs w:val="32"/>
        </w:rPr>
      </w:pPr>
      <w:r w:rsidRPr="00976B3E">
        <w:rPr>
          <w:bCs/>
          <w:color w:val="000000" w:themeColor="text1"/>
        </w:rPr>
        <w:t>Videos: There</w:t>
      </w:r>
      <w:r>
        <w:rPr>
          <w:bCs/>
          <w:color w:val="000000" w:themeColor="text1"/>
        </w:rPr>
        <w:t xml:space="preserve"> are videos that go into more detail about the scams mentioned in this chapter at the Get Cyber Smart YouTube Channel.</w:t>
      </w:r>
      <w:r w:rsidR="00E741E8" w:rsidRPr="00976B3E">
        <w:rPr>
          <w:rFonts w:asciiTheme="majorHAnsi" w:eastAsiaTheme="majorEastAsia" w:hAnsiTheme="majorHAnsi" w:cstheme="majorBidi"/>
          <w:b/>
          <w:bCs/>
          <w:color w:val="2F5496" w:themeColor="accent1" w:themeShade="BF"/>
          <w:sz w:val="32"/>
          <w:szCs w:val="32"/>
        </w:rPr>
        <w:br w:type="page"/>
      </w:r>
    </w:p>
    <w:p w14:paraId="09BEB5A5" w14:textId="4049C916" w:rsidR="00917FF3" w:rsidRDefault="00917FF3" w:rsidP="00D01712">
      <w:pPr>
        <w:pStyle w:val="Heading1"/>
        <w:rPr>
          <w:b w:val="0"/>
          <w:bCs/>
        </w:rPr>
      </w:pPr>
      <w:bookmarkStart w:id="13" w:name="_Toc157348470"/>
      <w:r w:rsidRPr="00DB6F40">
        <w:rPr>
          <w:bCs/>
        </w:rPr>
        <w:lastRenderedPageBreak/>
        <w:t>Guarding Your Gadgets: Protecting Your Mobile Devices and IoT Devices</w:t>
      </w:r>
      <w:bookmarkEnd w:id="13"/>
    </w:p>
    <w:p w14:paraId="485F1C66" w14:textId="77777777" w:rsidR="00E800D6" w:rsidRDefault="00E800D6" w:rsidP="00D01712">
      <w:pPr>
        <w:contextualSpacing/>
      </w:pPr>
    </w:p>
    <w:p w14:paraId="1D8ECD84" w14:textId="77777777" w:rsidR="00D22A8E" w:rsidRPr="00D22A8E" w:rsidRDefault="00D22A8E" w:rsidP="00D01712">
      <w:pPr>
        <w:contextualSpacing/>
        <w:rPr>
          <w:szCs w:val="28"/>
        </w:rPr>
      </w:pPr>
      <w:r w:rsidRPr="00D22A8E">
        <w:rPr>
          <w:szCs w:val="28"/>
        </w:rPr>
        <w:t>This chapter will help you:</w:t>
      </w:r>
    </w:p>
    <w:p w14:paraId="0A6F0A03" w14:textId="313816A9" w:rsidR="00D22A8E" w:rsidRPr="00D22A8E" w:rsidRDefault="00D22A8E" w:rsidP="00D01712">
      <w:pPr>
        <w:pStyle w:val="ListParagraph"/>
        <w:numPr>
          <w:ilvl w:val="0"/>
          <w:numId w:val="16"/>
        </w:numPr>
        <w:rPr>
          <w:szCs w:val="28"/>
        </w:rPr>
      </w:pPr>
      <w:r w:rsidRPr="00D22A8E">
        <w:rPr>
          <w:szCs w:val="28"/>
        </w:rPr>
        <w:t>Understand the importance of keeping your mobile devices and IoT devices updated with the latest security patches to protect them from cyber threats</w:t>
      </w:r>
      <w:r>
        <w:rPr>
          <w:szCs w:val="28"/>
        </w:rPr>
        <w:t>.</w:t>
      </w:r>
    </w:p>
    <w:p w14:paraId="60DFCC63" w14:textId="7410C95F" w:rsidR="00D22A8E" w:rsidRPr="00D22A8E" w:rsidRDefault="00D22A8E" w:rsidP="00D01712">
      <w:pPr>
        <w:pStyle w:val="ListParagraph"/>
        <w:numPr>
          <w:ilvl w:val="0"/>
          <w:numId w:val="16"/>
        </w:numPr>
        <w:rPr>
          <w:szCs w:val="28"/>
        </w:rPr>
      </w:pPr>
      <w:r w:rsidRPr="00D22A8E">
        <w:rPr>
          <w:szCs w:val="28"/>
        </w:rPr>
        <w:t>Implement strong authentication methods such as biometrics or PIN codes to secure access to your mobile devices and ensure only authorized users can access sensitive information.</w:t>
      </w:r>
    </w:p>
    <w:p w14:paraId="04B0CDC2" w14:textId="44B3CD08" w:rsidR="00D22A8E" w:rsidRPr="00D22A8E" w:rsidRDefault="00D22A8E" w:rsidP="00D01712">
      <w:pPr>
        <w:pStyle w:val="ListParagraph"/>
        <w:numPr>
          <w:ilvl w:val="0"/>
          <w:numId w:val="16"/>
        </w:numPr>
        <w:rPr>
          <w:szCs w:val="28"/>
        </w:rPr>
      </w:pPr>
      <w:r w:rsidRPr="00D22A8E">
        <w:rPr>
          <w:szCs w:val="28"/>
        </w:rPr>
        <w:t>Exercise caution when connecting to public Wi-Fi networks and utilize mobile data or a VPN to ensure a secure connection when accessing the internet on the go.</w:t>
      </w:r>
    </w:p>
    <w:p w14:paraId="0DD22C26" w14:textId="1774CDCE" w:rsidR="00D22A8E" w:rsidRPr="00D22A8E" w:rsidRDefault="00D22A8E" w:rsidP="00D01712">
      <w:pPr>
        <w:pStyle w:val="ListParagraph"/>
        <w:numPr>
          <w:ilvl w:val="0"/>
          <w:numId w:val="16"/>
        </w:numPr>
        <w:rPr>
          <w:szCs w:val="28"/>
        </w:rPr>
      </w:pPr>
      <w:r w:rsidRPr="00D22A8E">
        <w:rPr>
          <w:szCs w:val="28"/>
        </w:rPr>
        <w:t>Consider installing reputable security software specifically designed for mobile devices to provide additional protection against malware, phishing attempts, and other cyber threats.</w:t>
      </w:r>
    </w:p>
    <w:p w14:paraId="0D9ED1F5" w14:textId="1F38291C" w:rsidR="00A622F9" w:rsidRPr="00A622F9" w:rsidRDefault="00D22A8E" w:rsidP="00A622F9">
      <w:pPr>
        <w:pStyle w:val="ListParagraph"/>
        <w:numPr>
          <w:ilvl w:val="0"/>
          <w:numId w:val="16"/>
        </w:numPr>
        <w:spacing w:after="0"/>
      </w:pPr>
      <w:r w:rsidRPr="00D22A8E">
        <w:rPr>
          <w:szCs w:val="28"/>
        </w:rPr>
        <w:t>Regularly review app permissions and remove unnecessary access to reduce the risk of unauthorized access to your personal information.</w:t>
      </w:r>
    </w:p>
    <w:p w14:paraId="184D9DEB" w14:textId="77777777" w:rsidR="00A622F9" w:rsidRPr="00A622F9" w:rsidRDefault="00A622F9" w:rsidP="00A622F9">
      <w:pPr>
        <w:pStyle w:val="ListParagraph"/>
        <w:spacing w:after="0"/>
      </w:pPr>
    </w:p>
    <w:p w14:paraId="3521AFB9" w14:textId="2DDD6B06" w:rsidR="00E5557B" w:rsidRPr="00A622F9" w:rsidRDefault="009B76F9" w:rsidP="00A622F9">
      <w:pPr>
        <w:spacing w:after="0"/>
        <w:contextualSpacing/>
        <w:rPr>
          <w:rStyle w:val="SubtleEmphasis"/>
          <w:b w:val="0"/>
          <w:i w:val="0"/>
          <w:iCs w:val="0"/>
          <w:color w:val="auto"/>
        </w:rPr>
      </w:pPr>
      <w:r w:rsidRPr="001A1CF5">
        <w:rPr>
          <w:rStyle w:val="SubtleEmphasis"/>
        </w:rPr>
        <w:t>A thermometer</w:t>
      </w:r>
      <w:r w:rsidR="00222029" w:rsidRPr="001A1CF5">
        <w:rPr>
          <w:rStyle w:val="SubtleEmphasis"/>
        </w:rPr>
        <w:t>! Really?</w:t>
      </w:r>
    </w:p>
    <w:p w14:paraId="2AEE8932" w14:textId="77777777" w:rsidR="00D32550" w:rsidRPr="001A1CF5" w:rsidRDefault="00D32550" w:rsidP="00A622F9">
      <w:pPr>
        <w:spacing w:after="0"/>
        <w:contextualSpacing/>
        <w:rPr>
          <w:rStyle w:val="SubtleEmphasis"/>
        </w:rPr>
      </w:pPr>
    </w:p>
    <w:p w14:paraId="7D6C4072" w14:textId="22A9A430" w:rsidR="001057CA" w:rsidRDefault="001057CA" w:rsidP="00D01712">
      <w:pPr>
        <w:contextualSpacing/>
        <w:rPr>
          <w:szCs w:val="28"/>
        </w:rPr>
      </w:pPr>
      <w:r w:rsidRPr="001057CA">
        <w:rPr>
          <w:szCs w:val="28"/>
        </w:rPr>
        <w:t>Once upon a time in the vibrant city of Las Vegas, there stood a grand and opulent casino, glittering with the promise of wealth and opportunity. Little did the casino owners know, a shadowy figure lurked in the depths of cyberspace, ready to exploit the smallest chink in their digital armor.</w:t>
      </w:r>
    </w:p>
    <w:p w14:paraId="3FB5ECD5" w14:textId="77777777" w:rsidR="00A622F9" w:rsidRPr="001057CA" w:rsidRDefault="00A622F9" w:rsidP="00D01712">
      <w:pPr>
        <w:contextualSpacing/>
        <w:rPr>
          <w:szCs w:val="28"/>
        </w:rPr>
      </w:pPr>
    </w:p>
    <w:p w14:paraId="1137C288" w14:textId="271D2C6B" w:rsidR="001057CA" w:rsidRDefault="001057CA" w:rsidP="00D01712">
      <w:pPr>
        <w:contextualSpacing/>
        <w:rPr>
          <w:szCs w:val="28"/>
        </w:rPr>
      </w:pPr>
      <w:r w:rsidRPr="001057CA">
        <w:rPr>
          <w:szCs w:val="28"/>
        </w:rPr>
        <w:t>The hacker, had his sights set on the casino's most prized possession - a trove of personal information belonging to their most esteemed clientele. Patiently biding his time, the hacker scoured the casino's digital infrastructure, seeking the perfect entry point to fulfill his nefarious intentions.</w:t>
      </w:r>
    </w:p>
    <w:p w14:paraId="0AA5DC21" w14:textId="77777777" w:rsidR="00A622F9" w:rsidRPr="001057CA" w:rsidRDefault="00A622F9" w:rsidP="00D01712">
      <w:pPr>
        <w:contextualSpacing/>
        <w:rPr>
          <w:szCs w:val="28"/>
        </w:rPr>
      </w:pPr>
    </w:p>
    <w:p w14:paraId="4C5763D5" w14:textId="5B83B5E9" w:rsidR="001057CA" w:rsidRPr="001057CA" w:rsidRDefault="001057CA" w:rsidP="00D01712">
      <w:pPr>
        <w:contextualSpacing/>
        <w:rPr>
          <w:szCs w:val="28"/>
        </w:rPr>
      </w:pPr>
      <w:r w:rsidRPr="001057CA">
        <w:rPr>
          <w:szCs w:val="28"/>
        </w:rPr>
        <w:t xml:space="preserve">In the cyber security circles, whispers of this legendary breach have echoed through </w:t>
      </w:r>
      <w:r w:rsidR="00E45FED">
        <w:rPr>
          <w:szCs w:val="28"/>
        </w:rPr>
        <w:t>forums, social media sites, and news stories</w:t>
      </w:r>
      <w:r w:rsidRPr="001057CA">
        <w:rPr>
          <w:szCs w:val="28"/>
        </w:rPr>
        <w:t xml:space="preserve"> since 2014. They spoke of a hacker who had breached the formidable defenses of the casino, not through a </w:t>
      </w:r>
      <w:r w:rsidRPr="001057CA">
        <w:rPr>
          <w:szCs w:val="28"/>
        </w:rPr>
        <w:lastRenderedPageBreak/>
        <w:t>conventional means, like email spear phishing, or compromising a vulnerable webserver, but through a seemingly innocuous device - a fish tank thermometer.</w:t>
      </w:r>
    </w:p>
    <w:p w14:paraId="46708064" w14:textId="77777777" w:rsidR="00540CF0" w:rsidRDefault="00540CF0" w:rsidP="00D01712">
      <w:pPr>
        <w:contextualSpacing/>
        <w:rPr>
          <w:szCs w:val="28"/>
        </w:rPr>
      </w:pPr>
    </w:p>
    <w:p w14:paraId="7375490E" w14:textId="39AA95EF" w:rsidR="001057CA" w:rsidRPr="001057CA" w:rsidRDefault="001057CA" w:rsidP="00D01712">
      <w:pPr>
        <w:contextualSpacing/>
        <w:rPr>
          <w:szCs w:val="28"/>
        </w:rPr>
      </w:pPr>
      <w:r w:rsidRPr="001057CA">
        <w:rPr>
          <w:szCs w:val="28"/>
        </w:rPr>
        <w:t>As incredulous as the tale sounded, the story hinted at a chilling reality. In the age of interconnected devices, anything with an internet connection poses a potential vulnerability. This particular fish tank thermometer, like countless other internet of things devices, had been crafted with its own set of software and, within that code, lay a</w:t>
      </w:r>
      <w:r w:rsidR="00CC00D1">
        <w:rPr>
          <w:szCs w:val="28"/>
        </w:rPr>
        <w:t xml:space="preserve">n unknown software vulnerability </w:t>
      </w:r>
      <w:r w:rsidRPr="001057CA">
        <w:rPr>
          <w:szCs w:val="28"/>
        </w:rPr>
        <w:t>- a gateway for the hacker to exploit.</w:t>
      </w:r>
    </w:p>
    <w:p w14:paraId="50819C1D" w14:textId="77777777" w:rsidR="00434225" w:rsidRDefault="00434225" w:rsidP="00D01712">
      <w:pPr>
        <w:contextualSpacing/>
        <w:rPr>
          <w:szCs w:val="28"/>
        </w:rPr>
      </w:pPr>
    </w:p>
    <w:p w14:paraId="5DFE1FFA" w14:textId="764293CE" w:rsidR="001057CA" w:rsidRDefault="001057CA" w:rsidP="00D01712">
      <w:pPr>
        <w:contextualSpacing/>
        <w:rPr>
          <w:szCs w:val="28"/>
        </w:rPr>
      </w:pPr>
      <w:r w:rsidRPr="001057CA">
        <w:rPr>
          <w:szCs w:val="28"/>
        </w:rPr>
        <w:t xml:space="preserve">And exploit he did. With tools readily available on hacker forums, the hacker breached the thermometer, infiltrating the casino's network undetected. </w:t>
      </w:r>
      <w:r w:rsidR="008B0713">
        <w:rPr>
          <w:szCs w:val="28"/>
        </w:rPr>
        <w:t>Once in the network</w:t>
      </w:r>
      <w:r w:rsidRPr="001057CA">
        <w:rPr>
          <w:szCs w:val="28"/>
        </w:rPr>
        <w:t xml:space="preserve">, he </w:t>
      </w:r>
      <w:r w:rsidR="008B0713">
        <w:rPr>
          <w:szCs w:val="28"/>
        </w:rPr>
        <w:t xml:space="preserve">floated through the network, undetected, until </w:t>
      </w:r>
      <w:r w:rsidR="001A2B95">
        <w:rPr>
          <w:szCs w:val="28"/>
        </w:rPr>
        <w:t xml:space="preserve">he found </w:t>
      </w:r>
      <w:r w:rsidRPr="001057CA">
        <w:rPr>
          <w:szCs w:val="28"/>
        </w:rPr>
        <w:t xml:space="preserve">a spreadsheet containing the sensitive personal information of the casino's </w:t>
      </w:r>
      <w:r w:rsidR="001A2B95">
        <w:rPr>
          <w:szCs w:val="28"/>
        </w:rPr>
        <w:t>most wealthy</w:t>
      </w:r>
      <w:r w:rsidRPr="001057CA">
        <w:rPr>
          <w:szCs w:val="28"/>
        </w:rPr>
        <w:t xml:space="preserve"> patrons.</w:t>
      </w:r>
      <w:r w:rsidR="001A2B95">
        <w:rPr>
          <w:szCs w:val="28"/>
        </w:rPr>
        <w:t xml:space="preserve"> It included their personal information, all of which would have value within online hacker forums </w:t>
      </w:r>
      <w:r w:rsidR="00953692">
        <w:rPr>
          <w:szCs w:val="28"/>
        </w:rPr>
        <w:t>where this type of information is regularly traded and sold.</w:t>
      </w:r>
    </w:p>
    <w:p w14:paraId="0D9488C3" w14:textId="77777777" w:rsidR="001A2B95" w:rsidRPr="001057CA" w:rsidRDefault="001A2B95" w:rsidP="00D01712">
      <w:pPr>
        <w:contextualSpacing/>
        <w:rPr>
          <w:szCs w:val="28"/>
        </w:rPr>
      </w:pPr>
    </w:p>
    <w:p w14:paraId="00547973" w14:textId="18A68EC7" w:rsidR="001057CA" w:rsidRDefault="001057CA" w:rsidP="00D01712">
      <w:pPr>
        <w:contextualSpacing/>
        <w:rPr>
          <w:szCs w:val="28"/>
        </w:rPr>
      </w:pPr>
      <w:r w:rsidRPr="001057CA">
        <w:rPr>
          <w:szCs w:val="28"/>
        </w:rPr>
        <w:t>It wasn't until much later that the casino realized the extent of the breach, but by then it was too late. The damage had been done, the hacker had fled, and the casino was left reeling in the wake of the devastating cybersecurity breach.</w:t>
      </w:r>
    </w:p>
    <w:p w14:paraId="27D122D1" w14:textId="77777777" w:rsidR="00953692" w:rsidRPr="001057CA" w:rsidRDefault="00953692" w:rsidP="00D01712">
      <w:pPr>
        <w:contextualSpacing/>
        <w:rPr>
          <w:szCs w:val="28"/>
        </w:rPr>
      </w:pPr>
    </w:p>
    <w:p w14:paraId="4A5B02D7" w14:textId="7667452A" w:rsidR="001057CA" w:rsidRDefault="001057CA" w:rsidP="00D01712">
      <w:pPr>
        <w:contextualSpacing/>
        <w:rPr>
          <w:szCs w:val="28"/>
        </w:rPr>
      </w:pPr>
      <w:r w:rsidRPr="001057CA">
        <w:rPr>
          <w:szCs w:val="28"/>
        </w:rPr>
        <w:t>The story of the casino and the hacker serv</w:t>
      </w:r>
      <w:r w:rsidR="00953692">
        <w:rPr>
          <w:szCs w:val="28"/>
        </w:rPr>
        <w:t>es</w:t>
      </w:r>
      <w:r w:rsidRPr="001057CA">
        <w:rPr>
          <w:szCs w:val="28"/>
        </w:rPr>
        <w:t xml:space="preserve"> as a cautionary tale, a chilling reminder of the vulnerabilities that lurk in the realm of interconnected devices. As the proliferation of Internet of Things devices continued, so do the threat of cyber intrusions</w:t>
      </w:r>
      <w:r w:rsidR="00953692">
        <w:rPr>
          <w:szCs w:val="28"/>
        </w:rPr>
        <w:t xml:space="preserve"> where the point of entry is</w:t>
      </w:r>
      <w:r w:rsidR="00F03751">
        <w:rPr>
          <w:szCs w:val="28"/>
        </w:rPr>
        <w:t xml:space="preserve"> some seemingly innocuous Internet of Things device.</w:t>
      </w:r>
    </w:p>
    <w:p w14:paraId="50FDB02C" w14:textId="77777777" w:rsidR="00953692" w:rsidRPr="001057CA" w:rsidRDefault="00953692" w:rsidP="00F03751">
      <w:pPr>
        <w:spacing w:after="0"/>
        <w:contextualSpacing/>
        <w:rPr>
          <w:szCs w:val="28"/>
        </w:rPr>
      </w:pPr>
    </w:p>
    <w:p w14:paraId="04B0CBDD" w14:textId="77777777" w:rsidR="006F0C97" w:rsidRDefault="00060E0A" w:rsidP="00521C93">
      <w:pPr>
        <w:pStyle w:val="NoSpacing"/>
        <w:spacing w:line="259" w:lineRule="auto"/>
        <w:contextualSpacing/>
        <w:rPr>
          <w:b/>
          <w:bCs/>
          <w:sz w:val="28"/>
          <w:szCs w:val="28"/>
        </w:rPr>
      </w:pPr>
      <w:r w:rsidRPr="009A774D">
        <w:rPr>
          <w:sz w:val="28"/>
          <w:szCs w:val="28"/>
        </w:rPr>
        <w:t xml:space="preserve">In this chapter, </w:t>
      </w:r>
      <w:r>
        <w:rPr>
          <w:sz w:val="28"/>
          <w:szCs w:val="28"/>
        </w:rPr>
        <w:t>you will Get Cyber Smart on</w:t>
      </w:r>
      <w:r w:rsidRPr="009A774D">
        <w:rPr>
          <w:sz w:val="28"/>
          <w:szCs w:val="28"/>
        </w:rPr>
        <w:t xml:space="preserve"> protect</w:t>
      </w:r>
      <w:r>
        <w:rPr>
          <w:sz w:val="28"/>
          <w:szCs w:val="28"/>
        </w:rPr>
        <w:t>ing</w:t>
      </w:r>
      <w:r w:rsidRPr="009A774D">
        <w:rPr>
          <w:sz w:val="28"/>
          <w:szCs w:val="28"/>
        </w:rPr>
        <w:t xml:space="preserve"> your mobile devices and IoT (Internet of Things) devices from cyber bad guys. It's important to take the appropriate steps to ensure the security of your devices, as they can be vulnerable to cyber threats if not properly protected.</w:t>
      </w:r>
      <w:r w:rsidRPr="009A774D">
        <w:rPr>
          <w:sz w:val="28"/>
          <w:szCs w:val="28"/>
        </w:rPr>
        <w:br/>
      </w:r>
      <w:r w:rsidRPr="009A774D">
        <w:rPr>
          <w:sz w:val="28"/>
          <w:szCs w:val="28"/>
        </w:rPr>
        <w:br/>
      </w:r>
      <w:r w:rsidR="006D1C63">
        <w:rPr>
          <w:b/>
          <w:bCs/>
          <w:sz w:val="28"/>
          <w:szCs w:val="28"/>
        </w:rPr>
        <w:t>What is an Internet of Things Device?</w:t>
      </w:r>
    </w:p>
    <w:p w14:paraId="708C25A2" w14:textId="77777777" w:rsidR="006F0C97" w:rsidRDefault="006F0C97" w:rsidP="00521C93">
      <w:pPr>
        <w:pStyle w:val="NoSpacing"/>
        <w:spacing w:line="259" w:lineRule="auto"/>
        <w:contextualSpacing/>
        <w:rPr>
          <w:b/>
          <w:bCs/>
          <w:sz w:val="28"/>
          <w:szCs w:val="28"/>
        </w:rPr>
      </w:pPr>
    </w:p>
    <w:p w14:paraId="04D71002" w14:textId="6F569955" w:rsidR="006D7217" w:rsidRPr="00521C93" w:rsidRDefault="00315276" w:rsidP="00521C93">
      <w:pPr>
        <w:pStyle w:val="NoSpacing"/>
        <w:spacing w:line="259" w:lineRule="auto"/>
        <w:contextualSpacing/>
        <w:rPr>
          <w:b/>
          <w:bCs/>
          <w:sz w:val="28"/>
          <w:szCs w:val="28"/>
        </w:rPr>
      </w:pPr>
      <w:r>
        <w:rPr>
          <w:sz w:val="28"/>
          <w:szCs w:val="28"/>
        </w:rPr>
        <w:lastRenderedPageBreak/>
        <w:t>I am pretty sure most folks reading this book know what a mobile device is</w:t>
      </w:r>
      <w:r w:rsidR="00521C93">
        <w:rPr>
          <w:sz w:val="28"/>
          <w:szCs w:val="28"/>
        </w:rPr>
        <w:t xml:space="preserve">, </w:t>
      </w:r>
      <w:r w:rsidR="006F0C97">
        <w:rPr>
          <w:sz w:val="28"/>
          <w:szCs w:val="28"/>
        </w:rPr>
        <w:t xml:space="preserve">i.e. </w:t>
      </w:r>
      <w:r w:rsidR="00521C93">
        <w:rPr>
          <w:sz w:val="28"/>
          <w:szCs w:val="28"/>
        </w:rPr>
        <w:t>your smartphone or t</w:t>
      </w:r>
      <w:r w:rsidR="006F0C97">
        <w:rPr>
          <w:sz w:val="28"/>
          <w:szCs w:val="28"/>
        </w:rPr>
        <w:t xml:space="preserve">ablet, but </w:t>
      </w:r>
      <w:r w:rsidR="002369F7" w:rsidRPr="002369F7">
        <w:rPr>
          <w:sz w:val="28"/>
          <w:szCs w:val="28"/>
        </w:rPr>
        <w:t>Internet of Things (IoT)</w:t>
      </w:r>
      <w:r w:rsidR="007E5EB6">
        <w:rPr>
          <w:sz w:val="28"/>
          <w:szCs w:val="28"/>
        </w:rPr>
        <w:t xml:space="preserve"> may be a</w:t>
      </w:r>
      <w:r w:rsidR="008F5467">
        <w:rPr>
          <w:sz w:val="28"/>
          <w:szCs w:val="28"/>
        </w:rPr>
        <w:t xml:space="preserve"> less familiar </w:t>
      </w:r>
      <w:r w:rsidR="00715FA4">
        <w:rPr>
          <w:sz w:val="28"/>
          <w:szCs w:val="28"/>
        </w:rPr>
        <w:t>term. IoT</w:t>
      </w:r>
      <w:r w:rsidR="002369F7" w:rsidRPr="002369F7">
        <w:rPr>
          <w:sz w:val="28"/>
          <w:szCs w:val="28"/>
        </w:rPr>
        <w:t xml:space="preserve"> is a concept that describes the network of physical objects – “things” – embedded with sensors, software, and other technologies for the purpose of connecting and exchanging data with other devices and systems over the internet. </w:t>
      </w:r>
    </w:p>
    <w:p w14:paraId="5EEF5E47" w14:textId="77777777" w:rsidR="006D7217" w:rsidRDefault="006D7217" w:rsidP="002369F7">
      <w:pPr>
        <w:pStyle w:val="NoSpacing"/>
        <w:contextualSpacing/>
        <w:rPr>
          <w:sz w:val="28"/>
          <w:szCs w:val="28"/>
        </w:rPr>
      </w:pPr>
    </w:p>
    <w:p w14:paraId="57A000D6" w14:textId="77777777" w:rsidR="006D7217" w:rsidRDefault="002369F7" w:rsidP="002369F7">
      <w:pPr>
        <w:pStyle w:val="NoSpacing"/>
        <w:contextualSpacing/>
        <w:rPr>
          <w:sz w:val="28"/>
          <w:szCs w:val="28"/>
        </w:rPr>
      </w:pPr>
      <w:r w:rsidRPr="002369F7">
        <w:rPr>
          <w:sz w:val="28"/>
          <w:szCs w:val="28"/>
        </w:rPr>
        <w:t xml:space="preserve">These objects range from ordinary household items to sophisticated industrial tools. IoT extends internet connectivity beyond traditional devices like desktop and laptop computers, smartphones, and tablets to a diverse range of devices and everyday things that utilize embedded technology to communicate and interact with the external environment, all via the internet. </w:t>
      </w:r>
    </w:p>
    <w:p w14:paraId="132A16F7" w14:textId="77777777" w:rsidR="006D7217" w:rsidRDefault="006D7217" w:rsidP="002369F7">
      <w:pPr>
        <w:pStyle w:val="NoSpacing"/>
        <w:contextualSpacing/>
        <w:rPr>
          <w:sz w:val="28"/>
          <w:szCs w:val="28"/>
        </w:rPr>
      </w:pPr>
    </w:p>
    <w:p w14:paraId="6336B48F" w14:textId="57E2BCFB" w:rsidR="002369F7" w:rsidRPr="002369F7" w:rsidRDefault="002369F7" w:rsidP="002369F7">
      <w:pPr>
        <w:pStyle w:val="NoSpacing"/>
        <w:contextualSpacing/>
        <w:rPr>
          <w:sz w:val="28"/>
          <w:szCs w:val="28"/>
        </w:rPr>
      </w:pPr>
      <w:r w:rsidRPr="002369F7">
        <w:rPr>
          <w:sz w:val="28"/>
          <w:szCs w:val="28"/>
        </w:rPr>
        <w:t xml:space="preserve">Examples of IoT devices include smart thermostats, smart home security systems, wearable health monitors, </w:t>
      </w:r>
      <w:r w:rsidR="006D7217">
        <w:rPr>
          <w:sz w:val="28"/>
          <w:szCs w:val="28"/>
        </w:rPr>
        <w:t xml:space="preserve">smart speakers (think ALEXA), </w:t>
      </w:r>
      <w:r w:rsidRPr="002369F7">
        <w:rPr>
          <w:sz w:val="28"/>
          <w:szCs w:val="28"/>
        </w:rPr>
        <w:t>and automated factory equipment. This connectivity allows for a seamless integration of the physical world into computer-based systems, leading to improved efficiency, accuracy, and economic benefit.</w:t>
      </w:r>
    </w:p>
    <w:p w14:paraId="44B9B8E7" w14:textId="77777777" w:rsidR="002369F7" w:rsidRPr="002369F7" w:rsidRDefault="002369F7" w:rsidP="002369F7">
      <w:pPr>
        <w:pStyle w:val="NoSpacing"/>
        <w:contextualSpacing/>
        <w:rPr>
          <w:sz w:val="28"/>
          <w:szCs w:val="28"/>
        </w:rPr>
      </w:pPr>
    </w:p>
    <w:p w14:paraId="4A025315" w14:textId="77777777" w:rsidR="00724C3A" w:rsidRDefault="002369F7" w:rsidP="002369F7">
      <w:pPr>
        <w:pStyle w:val="NoSpacing"/>
        <w:spacing w:line="259" w:lineRule="auto"/>
        <w:contextualSpacing/>
        <w:rPr>
          <w:sz w:val="28"/>
          <w:szCs w:val="28"/>
        </w:rPr>
      </w:pPr>
      <w:r w:rsidRPr="002369F7">
        <w:rPr>
          <w:sz w:val="28"/>
          <w:szCs w:val="28"/>
        </w:rPr>
        <w:t>The proliferation of IoT devices has brought significant advantages, such as increased efficiency, convenience, and better data analysis</w:t>
      </w:r>
      <w:r w:rsidR="00596873">
        <w:rPr>
          <w:sz w:val="28"/>
          <w:szCs w:val="28"/>
        </w:rPr>
        <w:t xml:space="preserve"> to </w:t>
      </w:r>
      <w:r w:rsidR="00724C3A">
        <w:rPr>
          <w:sz w:val="28"/>
          <w:szCs w:val="28"/>
        </w:rPr>
        <w:t>individuals and businesses.</w:t>
      </w:r>
      <w:r w:rsidRPr="002369F7">
        <w:rPr>
          <w:sz w:val="28"/>
          <w:szCs w:val="28"/>
        </w:rPr>
        <w:t xml:space="preserve"> However, it also raises significant cybersecurity concerns. </w:t>
      </w:r>
    </w:p>
    <w:p w14:paraId="0ECEA7AF" w14:textId="77777777" w:rsidR="00724C3A" w:rsidRDefault="00724C3A" w:rsidP="002369F7">
      <w:pPr>
        <w:pStyle w:val="NoSpacing"/>
        <w:spacing w:line="259" w:lineRule="auto"/>
        <w:contextualSpacing/>
        <w:rPr>
          <w:sz w:val="28"/>
          <w:szCs w:val="28"/>
        </w:rPr>
      </w:pPr>
    </w:p>
    <w:p w14:paraId="08934DA5" w14:textId="5F186259" w:rsidR="00D50BE1" w:rsidRDefault="002369F7" w:rsidP="002369F7">
      <w:pPr>
        <w:pStyle w:val="NoSpacing"/>
        <w:spacing w:line="259" w:lineRule="auto"/>
        <w:contextualSpacing/>
        <w:rPr>
          <w:sz w:val="28"/>
          <w:szCs w:val="28"/>
        </w:rPr>
      </w:pPr>
      <w:r w:rsidRPr="002369F7">
        <w:rPr>
          <w:sz w:val="28"/>
          <w:szCs w:val="28"/>
        </w:rPr>
        <w:t xml:space="preserve">IoT devices collect and transmit data, often including personal and sensitive information, making them targets for cybercriminals. Additionally, many IoT devices lack robust built-in security measures, making them vulnerable to attacks. These vulnerabilities can lead to a range of issues, from privacy breaches to large-scale network disruptions. </w:t>
      </w:r>
      <w:r w:rsidR="00D50BE1">
        <w:rPr>
          <w:sz w:val="28"/>
          <w:szCs w:val="28"/>
        </w:rPr>
        <w:t xml:space="preserve">Keep in mind that IoT devices all run with </w:t>
      </w:r>
      <w:r w:rsidR="005C6361">
        <w:rPr>
          <w:sz w:val="28"/>
          <w:szCs w:val="28"/>
        </w:rPr>
        <w:t xml:space="preserve">their own embedded software. Software is often </w:t>
      </w:r>
      <w:r w:rsidR="00FC7771">
        <w:rPr>
          <w:sz w:val="28"/>
          <w:szCs w:val="28"/>
        </w:rPr>
        <w:t xml:space="preserve">written WITHOUT security in mind and as a result, exploitable vulnerabilities </w:t>
      </w:r>
      <w:r w:rsidR="00EC1EC9">
        <w:rPr>
          <w:sz w:val="28"/>
          <w:szCs w:val="28"/>
        </w:rPr>
        <w:t>are often found by cyber bad guys who then looks for these devices as a way into a home or business network.</w:t>
      </w:r>
    </w:p>
    <w:p w14:paraId="76FBEAAA" w14:textId="77777777" w:rsidR="00D50BE1" w:rsidRDefault="00D50BE1" w:rsidP="002369F7">
      <w:pPr>
        <w:pStyle w:val="NoSpacing"/>
        <w:spacing w:line="259" w:lineRule="auto"/>
        <w:contextualSpacing/>
        <w:rPr>
          <w:sz w:val="28"/>
          <w:szCs w:val="28"/>
        </w:rPr>
      </w:pPr>
    </w:p>
    <w:p w14:paraId="40FCA2FF" w14:textId="6526C10B" w:rsidR="00715FA4" w:rsidRPr="002369F7" w:rsidRDefault="002369F7" w:rsidP="002369F7">
      <w:pPr>
        <w:pStyle w:val="NoSpacing"/>
        <w:spacing w:line="259" w:lineRule="auto"/>
        <w:contextualSpacing/>
        <w:rPr>
          <w:sz w:val="28"/>
          <w:szCs w:val="28"/>
        </w:rPr>
      </w:pPr>
      <w:r w:rsidRPr="002369F7">
        <w:rPr>
          <w:sz w:val="28"/>
          <w:szCs w:val="28"/>
        </w:rPr>
        <w:t xml:space="preserve">For individuals and organizations alike, it's crucial to be aware of the security risks associated with IoT devices and to take appropriate measures to protect them. This includes ensuring strong, unique passwords, keeping device software up-to-date, and being cautious about the amount and type of data shared with IoT devices. As the IoT continues to expand, understanding and mitigating these </w:t>
      </w:r>
      <w:r w:rsidRPr="002369F7">
        <w:rPr>
          <w:sz w:val="28"/>
          <w:szCs w:val="28"/>
        </w:rPr>
        <w:lastRenderedPageBreak/>
        <w:t>cybersecurity risks will be key to safely reaping the benefits of this transformative technology.</w:t>
      </w:r>
    </w:p>
    <w:p w14:paraId="1F3E9F61" w14:textId="77777777" w:rsidR="002369F7" w:rsidRDefault="002369F7" w:rsidP="002369F7">
      <w:pPr>
        <w:pStyle w:val="NoSpacing"/>
        <w:spacing w:line="259" w:lineRule="auto"/>
        <w:contextualSpacing/>
        <w:rPr>
          <w:b/>
          <w:bCs/>
          <w:sz w:val="28"/>
          <w:szCs w:val="28"/>
        </w:rPr>
      </w:pPr>
    </w:p>
    <w:p w14:paraId="79E877E7" w14:textId="366A7EB0" w:rsidR="00253D63" w:rsidRDefault="00253D63" w:rsidP="00D01712">
      <w:pPr>
        <w:pStyle w:val="NoSpacing"/>
        <w:spacing w:line="259" w:lineRule="auto"/>
        <w:contextualSpacing/>
        <w:rPr>
          <w:b/>
          <w:bCs/>
          <w:sz w:val="28"/>
          <w:szCs w:val="28"/>
        </w:rPr>
      </w:pPr>
      <w:r w:rsidRPr="005025AD">
        <w:rPr>
          <w:b/>
          <w:bCs/>
          <w:sz w:val="28"/>
          <w:szCs w:val="28"/>
        </w:rPr>
        <w:t xml:space="preserve">Take an inventory of your </w:t>
      </w:r>
      <w:r w:rsidR="005025AD" w:rsidRPr="005025AD">
        <w:rPr>
          <w:b/>
          <w:bCs/>
          <w:sz w:val="28"/>
          <w:szCs w:val="28"/>
        </w:rPr>
        <w:t>connected devices</w:t>
      </w:r>
    </w:p>
    <w:p w14:paraId="3BEA9704" w14:textId="77777777" w:rsidR="001057CA" w:rsidRDefault="001057CA" w:rsidP="00D01712">
      <w:pPr>
        <w:pStyle w:val="NoSpacing"/>
        <w:spacing w:line="259" w:lineRule="auto"/>
        <w:contextualSpacing/>
        <w:rPr>
          <w:b/>
          <w:bCs/>
          <w:sz w:val="28"/>
          <w:szCs w:val="28"/>
        </w:rPr>
      </w:pPr>
    </w:p>
    <w:p w14:paraId="41105E97" w14:textId="77777777" w:rsidR="00DF4668" w:rsidRDefault="00892B67" w:rsidP="00D01712">
      <w:pPr>
        <w:pStyle w:val="NoSpacing"/>
        <w:spacing w:line="259" w:lineRule="auto"/>
        <w:contextualSpacing/>
        <w:rPr>
          <w:sz w:val="28"/>
          <w:szCs w:val="28"/>
        </w:rPr>
      </w:pPr>
      <w:r w:rsidRPr="00892B67">
        <w:rPr>
          <w:sz w:val="28"/>
          <w:szCs w:val="28"/>
        </w:rPr>
        <w:t xml:space="preserve">First, it's important to recognize the potential security risks associated with having so many devices connected to your home network. Each device represents a potential entry point for </w:t>
      </w:r>
      <w:r w:rsidR="00144146" w:rsidRPr="00892B67">
        <w:rPr>
          <w:sz w:val="28"/>
          <w:szCs w:val="28"/>
        </w:rPr>
        <w:t>cyber-attacks</w:t>
      </w:r>
      <w:r w:rsidRPr="00892B67">
        <w:rPr>
          <w:sz w:val="28"/>
          <w:szCs w:val="28"/>
        </w:rPr>
        <w:t>, and if these devices aren't properly secured, hackers could gain access to sensitive information or even take control of your devices. By understanding the sheer number of devices connected to your network, you can take steps to enhance your cybersecurity measures and protect your personal information and privacy.</w:t>
      </w:r>
      <w:r>
        <w:rPr>
          <w:sz w:val="28"/>
          <w:szCs w:val="28"/>
        </w:rPr>
        <w:t xml:space="preserve"> </w:t>
      </w:r>
    </w:p>
    <w:p w14:paraId="0A7A666A" w14:textId="77777777" w:rsidR="00DF4668" w:rsidRDefault="00DF4668" w:rsidP="00D01712">
      <w:pPr>
        <w:pStyle w:val="NoSpacing"/>
        <w:spacing w:line="259" w:lineRule="auto"/>
        <w:contextualSpacing/>
        <w:rPr>
          <w:sz w:val="28"/>
          <w:szCs w:val="28"/>
        </w:rPr>
      </w:pPr>
    </w:p>
    <w:p w14:paraId="51A6BE25" w14:textId="7E268EE7" w:rsidR="00892B67" w:rsidRPr="00892B67" w:rsidRDefault="00892B67" w:rsidP="00D01712">
      <w:pPr>
        <w:pStyle w:val="NoSpacing"/>
        <w:spacing w:line="259" w:lineRule="auto"/>
        <w:contextualSpacing/>
        <w:rPr>
          <w:sz w:val="28"/>
          <w:szCs w:val="28"/>
        </w:rPr>
      </w:pPr>
      <w:r>
        <w:rPr>
          <w:sz w:val="28"/>
          <w:szCs w:val="28"/>
        </w:rPr>
        <w:t xml:space="preserve">A video showing you how to find out how many devices are connected to your home network </w:t>
      </w:r>
      <w:r w:rsidR="00565B8E">
        <w:rPr>
          <w:sz w:val="28"/>
          <w:szCs w:val="28"/>
        </w:rPr>
        <w:t xml:space="preserve">can be found at the Get Cyber Smart </w:t>
      </w:r>
      <w:r w:rsidR="00F83C90">
        <w:rPr>
          <w:sz w:val="28"/>
          <w:szCs w:val="28"/>
        </w:rPr>
        <w:t>YouTube</w:t>
      </w:r>
      <w:r w:rsidR="00565B8E">
        <w:rPr>
          <w:sz w:val="28"/>
          <w:szCs w:val="28"/>
        </w:rPr>
        <w:t xml:space="preserve"> Channel.</w:t>
      </w:r>
    </w:p>
    <w:p w14:paraId="04D96B36" w14:textId="77777777" w:rsidR="00892B67" w:rsidRPr="00892B67" w:rsidRDefault="00892B67" w:rsidP="00D01712">
      <w:pPr>
        <w:pStyle w:val="NoSpacing"/>
        <w:spacing w:line="259" w:lineRule="auto"/>
        <w:contextualSpacing/>
        <w:rPr>
          <w:sz w:val="28"/>
          <w:szCs w:val="28"/>
        </w:rPr>
      </w:pPr>
    </w:p>
    <w:p w14:paraId="23F29AF6" w14:textId="77777777" w:rsidR="00892B67" w:rsidRPr="00892B67" w:rsidRDefault="00892B67" w:rsidP="00D01712">
      <w:pPr>
        <w:pStyle w:val="NoSpacing"/>
        <w:spacing w:line="259" w:lineRule="auto"/>
        <w:contextualSpacing/>
        <w:rPr>
          <w:sz w:val="28"/>
          <w:szCs w:val="28"/>
        </w:rPr>
      </w:pPr>
      <w:r w:rsidRPr="00892B67">
        <w:rPr>
          <w:sz w:val="28"/>
          <w:szCs w:val="28"/>
        </w:rPr>
        <w:t>Second, being aware of all the connected devices allows you to stay on top of necessary updates and security measures. Many devices require regular firmware or software updates to maintain their security, and by knowing what's connected to your network, you can ensure that all these devices are kept up to date with the latest security patches. Additionally, you can implement strong passwords and encryption methods to provide an extra layer of protection for all your connected devices.</w:t>
      </w:r>
    </w:p>
    <w:p w14:paraId="2D2F8684" w14:textId="77777777" w:rsidR="00892B67" w:rsidRPr="00892B67" w:rsidRDefault="00892B67" w:rsidP="00D01712">
      <w:pPr>
        <w:pStyle w:val="NoSpacing"/>
        <w:spacing w:line="259" w:lineRule="auto"/>
        <w:contextualSpacing/>
        <w:rPr>
          <w:sz w:val="28"/>
          <w:szCs w:val="28"/>
        </w:rPr>
      </w:pPr>
    </w:p>
    <w:p w14:paraId="6BEE5419" w14:textId="134843CF" w:rsidR="00892B67" w:rsidRDefault="00892B67" w:rsidP="00D01712">
      <w:pPr>
        <w:pStyle w:val="NoSpacing"/>
        <w:spacing w:line="259" w:lineRule="auto"/>
        <w:contextualSpacing/>
        <w:rPr>
          <w:sz w:val="28"/>
          <w:szCs w:val="28"/>
        </w:rPr>
      </w:pPr>
      <w:r w:rsidRPr="00892B67">
        <w:rPr>
          <w:sz w:val="28"/>
          <w:szCs w:val="28"/>
        </w:rPr>
        <w:t>Finally, taking the time to familiarize yourself with the devices on your home network can help you identify any potential vulnerabilities and address them proactively. It's also important to regularly review the list of connected devices to ensure that no unknown or unauthorized devices have gained access to your network. By being proactive and informed, you can significantly reduce the risk of falling victim to cyber threats and safeguard your digital assets.</w:t>
      </w:r>
    </w:p>
    <w:p w14:paraId="2B3B4291" w14:textId="77777777" w:rsidR="00253D63" w:rsidRDefault="00253D63" w:rsidP="00D01712">
      <w:pPr>
        <w:pStyle w:val="NoSpacing"/>
        <w:spacing w:line="259" w:lineRule="auto"/>
        <w:contextualSpacing/>
        <w:rPr>
          <w:sz w:val="28"/>
          <w:szCs w:val="28"/>
        </w:rPr>
      </w:pPr>
    </w:p>
    <w:p w14:paraId="34E59D69" w14:textId="77777777" w:rsidR="00514B44" w:rsidRDefault="00060E0A" w:rsidP="00D01712">
      <w:pPr>
        <w:pStyle w:val="NoSpacing"/>
        <w:spacing w:line="259" w:lineRule="auto"/>
        <w:contextualSpacing/>
        <w:rPr>
          <w:sz w:val="28"/>
          <w:szCs w:val="28"/>
        </w:rPr>
      </w:pPr>
      <w:r w:rsidRPr="00514B44">
        <w:rPr>
          <w:b/>
          <w:bCs/>
          <w:sz w:val="28"/>
          <w:szCs w:val="28"/>
        </w:rPr>
        <w:t>Keep mobile devices and IoT devices updated with the latest security patches</w:t>
      </w:r>
    </w:p>
    <w:p w14:paraId="3A2BDF5E" w14:textId="53191FE8" w:rsidR="00FA10ED" w:rsidRPr="00FA10ED" w:rsidRDefault="00060E0A" w:rsidP="00D01712">
      <w:pPr>
        <w:pStyle w:val="NoSpacing"/>
        <w:spacing w:line="259" w:lineRule="auto"/>
        <w:contextualSpacing/>
        <w:rPr>
          <w:sz w:val="28"/>
          <w:szCs w:val="28"/>
        </w:rPr>
      </w:pPr>
      <w:r w:rsidRPr="009A774D">
        <w:rPr>
          <w:sz w:val="28"/>
          <w:szCs w:val="28"/>
        </w:rPr>
        <w:br/>
      </w:r>
      <w:r w:rsidR="00FA10ED">
        <w:rPr>
          <w:sz w:val="28"/>
          <w:szCs w:val="28"/>
        </w:rPr>
        <w:t>I</w:t>
      </w:r>
      <w:r w:rsidR="00FA10ED" w:rsidRPr="00FA10ED">
        <w:rPr>
          <w:sz w:val="28"/>
          <w:szCs w:val="28"/>
        </w:rPr>
        <w:t xml:space="preserve">t's important to understand that cyber threats are constantly evolving, and new vulnerabilities can be discovered at any time. By keeping your devices updated, </w:t>
      </w:r>
      <w:r w:rsidR="00FA10ED" w:rsidRPr="00FA10ED">
        <w:rPr>
          <w:sz w:val="28"/>
          <w:szCs w:val="28"/>
        </w:rPr>
        <w:lastRenderedPageBreak/>
        <w:t>you are ensuring that they have the latest defense mechanisms against potential attacks. This can greatly reduce the risk of your personal information being compromised or your device being used as part of a larger cyber-attack.</w:t>
      </w:r>
    </w:p>
    <w:p w14:paraId="4024DBC3" w14:textId="77777777" w:rsidR="00FA10ED" w:rsidRPr="00FA10ED" w:rsidRDefault="00FA10ED" w:rsidP="00D01712">
      <w:pPr>
        <w:pStyle w:val="NoSpacing"/>
        <w:spacing w:line="259" w:lineRule="auto"/>
        <w:contextualSpacing/>
        <w:rPr>
          <w:sz w:val="28"/>
          <w:szCs w:val="28"/>
        </w:rPr>
      </w:pPr>
    </w:p>
    <w:p w14:paraId="610F8DAC" w14:textId="161CD271" w:rsidR="00FA10ED" w:rsidRPr="00FA10ED" w:rsidRDefault="00D23A2A" w:rsidP="00D01712">
      <w:pPr>
        <w:pStyle w:val="NoSpacing"/>
        <w:spacing w:line="259" w:lineRule="auto"/>
        <w:contextualSpacing/>
        <w:rPr>
          <w:sz w:val="28"/>
          <w:szCs w:val="28"/>
        </w:rPr>
      </w:pPr>
      <w:r>
        <w:rPr>
          <w:sz w:val="28"/>
          <w:szCs w:val="28"/>
        </w:rPr>
        <w:t>Many</w:t>
      </w:r>
      <w:r w:rsidR="00FA10ED" w:rsidRPr="00FA10ED">
        <w:rPr>
          <w:sz w:val="28"/>
          <w:szCs w:val="28"/>
        </w:rPr>
        <w:t xml:space="preserve"> of these security updates are designed to address specific weaknesses that have been identified in the software or firmware of your devices. By not installing these updates, you are effectively leaving your devices open to exploitation by </w:t>
      </w:r>
      <w:r>
        <w:rPr>
          <w:sz w:val="28"/>
          <w:szCs w:val="28"/>
        </w:rPr>
        <w:t>cyber bad guys</w:t>
      </w:r>
      <w:r w:rsidR="00FA10ED" w:rsidRPr="00FA10ED">
        <w:rPr>
          <w:sz w:val="28"/>
          <w:szCs w:val="28"/>
        </w:rPr>
        <w:t>. It's comparable to leaving the doors unlocked and the windows open of your home – it's an open invitation for someone to come in and cause harm.</w:t>
      </w:r>
    </w:p>
    <w:p w14:paraId="2CBAE46A" w14:textId="77777777" w:rsidR="00FA10ED" w:rsidRPr="00FA10ED" w:rsidRDefault="00FA10ED" w:rsidP="00D01712">
      <w:pPr>
        <w:pStyle w:val="NoSpacing"/>
        <w:spacing w:line="259" w:lineRule="auto"/>
        <w:contextualSpacing/>
        <w:rPr>
          <w:sz w:val="28"/>
          <w:szCs w:val="28"/>
        </w:rPr>
      </w:pPr>
    </w:p>
    <w:p w14:paraId="3F2B0BA2" w14:textId="524A87D7" w:rsidR="00D23A2A" w:rsidRDefault="00D23A2A" w:rsidP="00D01712">
      <w:pPr>
        <w:pStyle w:val="NoSpacing"/>
        <w:spacing w:line="259" w:lineRule="auto"/>
        <w:contextualSpacing/>
        <w:rPr>
          <w:sz w:val="28"/>
          <w:szCs w:val="28"/>
        </w:rPr>
      </w:pPr>
      <w:r>
        <w:rPr>
          <w:sz w:val="28"/>
          <w:szCs w:val="28"/>
        </w:rPr>
        <w:t>Staying</w:t>
      </w:r>
      <w:r w:rsidR="00FA10ED" w:rsidRPr="00FA10ED">
        <w:rPr>
          <w:sz w:val="28"/>
          <w:szCs w:val="28"/>
        </w:rPr>
        <w:t xml:space="preserve"> proactive </w:t>
      </w:r>
      <w:r w:rsidR="007C1B57">
        <w:rPr>
          <w:sz w:val="28"/>
          <w:szCs w:val="28"/>
        </w:rPr>
        <w:t>and</w:t>
      </w:r>
      <w:r w:rsidR="00FA10ED" w:rsidRPr="00FA10ED">
        <w:rPr>
          <w:sz w:val="28"/>
          <w:szCs w:val="28"/>
        </w:rPr>
        <w:t xml:space="preserve"> updating your devices is an important part of good digital hygiene. Just like how you wouldn't skip a dentist appointment or neglect to change the oil in your car, keeping your devices updated is a regular maintenance task that can prevent future headaches. By taking the time to check for and install updates, you are not only protecting your own information, but also contributing to the overall security of the digital ecosystem. It's a small inconvenience that can have significant benefits in the long run.</w:t>
      </w:r>
      <w:r w:rsidR="00060E0A" w:rsidRPr="009A774D">
        <w:rPr>
          <w:sz w:val="28"/>
          <w:szCs w:val="28"/>
        </w:rPr>
        <w:br/>
      </w:r>
    </w:p>
    <w:p w14:paraId="4065A353" w14:textId="77777777" w:rsidR="005070DE" w:rsidRDefault="00060E0A" w:rsidP="00D01712">
      <w:pPr>
        <w:pStyle w:val="NoSpacing"/>
        <w:spacing w:line="259" w:lineRule="auto"/>
        <w:contextualSpacing/>
        <w:rPr>
          <w:b/>
          <w:bCs/>
          <w:sz w:val="28"/>
          <w:szCs w:val="28"/>
        </w:rPr>
      </w:pPr>
      <w:r w:rsidRPr="005070DE">
        <w:rPr>
          <w:b/>
          <w:bCs/>
          <w:sz w:val="28"/>
          <w:szCs w:val="28"/>
        </w:rPr>
        <w:t>Use strong authentication methods on mobile devices</w:t>
      </w:r>
    </w:p>
    <w:p w14:paraId="328D6E23" w14:textId="54BDF69D" w:rsidR="00761BE8" w:rsidRPr="00761BE8" w:rsidRDefault="00060E0A" w:rsidP="00D01712">
      <w:pPr>
        <w:pStyle w:val="NoSpacing"/>
        <w:spacing w:line="259" w:lineRule="auto"/>
        <w:contextualSpacing/>
        <w:rPr>
          <w:sz w:val="28"/>
          <w:szCs w:val="28"/>
        </w:rPr>
      </w:pPr>
      <w:r w:rsidRPr="005070DE">
        <w:rPr>
          <w:b/>
          <w:bCs/>
          <w:sz w:val="28"/>
          <w:szCs w:val="28"/>
        </w:rPr>
        <w:br/>
      </w:r>
      <w:r w:rsidR="00761BE8" w:rsidRPr="00761BE8">
        <w:rPr>
          <w:sz w:val="28"/>
          <w:szCs w:val="28"/>
        </w:rPr>
        <w:t xml:space="preserve">Another way to enhance the security of your mobile device is by </w:t>
      </w:r>
      <w:r w:rsidR="005C7AB4">
        <w:rPr>
          <w:sz w:val="28"/>
          <w:szCs w:val="28"/>
        </w:rPr>
        <w:t xml:space="preserve">creating strong passwords and </w:t>
      </w:r>
      <w:r w:rsidR="00761BE8" w:rsidRPr="00761BE8">
        <w:rPr>
          <w:sz w:val="28"/>
          <w:szCs w:val="28"/>
        </w:rPr>
        <w:t xml:space="preserve">enabling two-factor authentication. </w:t>
      </w:r>
      <w:r w:rsidR="0085031B">
        <w:rPr>
          <w:sz w:val="28"/>
          <w:szCs w:val="28"/>
        </w:rPr>
        <w:t xml:space="preserve">As mentioned earlier, </w:t>
      </w:r>
      <w:r w:rsidR="005C7AB4">
        <w:rPr>
          <w:sz w:val="28"/>
          <w:szCs w:val="28"/>
        </w:rPr>
        <w:t>t</w:t>
      </w:r>
      <w:r w:rsidR="00761BE8" w:rsidRPr="00761BE8">
        <w:rPr>
          <w:sz w:val="28"/>
          <w:szCs w:val="28"/>
        </w:rPr>
        <w:t>his ensures that even if someone obtains your password, they will still need the second form of verification to access your device.</w:t>
      </w:r>
    </w:p>
    <w:p w14:paraId="76C7052F" w14:textId="77777777" w:rsidR="00761BE8" w:rsidRPr="00761BE8" w:rsidRDefault="00761BE8" w:rsidP="00D01712">
      <w:pPr>
        <w:pStyle w:val="NoSpacing"/>
        <w:spacing w:line="259" w:lineRule="auto"/>
        <w:contextualSpacing/>
        <w:rPr>
          <w:sz w:val="28"/>
          <w:szCs w:val="28"/>
        </w:rPr>
      </w:pPr>
    </w:p>
    <w:p w14:paraId="4C1EDF6C" w14:textId="42B67BF1" w:rsidR="00761BE8" w:rsidRPr="00761BE8" w:rsidRDefault="00761BE8" w:rsidP="00D01712">
      <w:pPr>
        <w:pStyle w:val="NoSpacing"/>
        <w:spacing w:line="259" w:lineRule="auto"/>
        <w:contextualSpacing/>
        <w:rPr>
          <w:sz w:val="28"/>
          <w:szCs w:val="28"/>
        </w:rPr>
      </w:pPr>
      <w:r w:rsidRPr="00761BE8">
        <w:rPr>
          <w:sz w:val="28"/>
          <w:szCs w:val="28"/>
        </w:rPr>
        <w:t>It is also important to regularly update your device’s operating system</w:t>
      </w:r>
      <w:r w:rsidR="005C7AB4">
        <w:rPr>
          <w:sz w:val="28"/>
          <w:szCs w:val="28"/>
        </w:rPr>
        <w:t>, or underlying software</w:t>
      </w:r>
      <w:r w:rsidRPr="00761BE8">
        <w:rPr>
          <w:sz w:val="28"/>
          <w:szCs w:val="28"/>
        </w:rPr>
        <w:t xml:space="preserve"> and security software to ensure that it has the latest security patches and protections against potential threats. Set up automatic </w:t>
      </w:r>
      <w:r w:rsidR="00435B7D" w:rsidRPr="00761BE8">
        <w:rPr>
          <w:sz w:val="28"/>
          <w:szCs w:val="28"/>
        </w:rPr>
        <w:t>updates,</w:t>
      </w:r>
      <w:r w:rsidRPr="00761BE8">
        <w:rPr>
          <w:sz w:val="28"/>
          <w:szCs w:val="28"/>
        </w:rPr>
        <w:t xml:space="preserve"> if </w:t>
      </w:r>
      <w:r w:rsidR="00A05B3C" w:rsidRPr="00761BE8">
        <w:rPr>
          <w:sz w:val="28"/>
          <w:szCs w:val="28"/>
        </w:rPr>
        <w:t>possible,</w:t>
      </w:r>
      <w:r w:rsidRPr="00761BE8">
        <w:rPr>
          <w:sz w:val="28"/>
          <w:szCs w:val="28"/>
        </w:rPr>
        <w:t xml:space="preserve"> to ensure that your device is always up to date. Additionally, be cautious about the apps you download and only install them from trusted sources to minimize the risk of downloading malware or other malicious software onto your device.</w:t>
      </w:r>
    </w:p>
    <w:p w14:paraId="576E1C1B" w14:textId="77777777" w:rsidR="00761BE8" w:rsidRPr="00761BE8" w:rsidRDefault="00761BE8" w:rsidP="00D01712">
      <w:pPr>
        <w:pStyle w:val="NoSpacing"/>
        <w:spacing w:line="259" w:lineRule="auto"/>
        <w:contextualSpacing/>
        <w:rPr>
          <w:sz w:val="28"/>
          <w:szCs w:val="28"/>
        </w:rPr>
      </w:pPr>
    </w:p>
    <w:p w14:paraId="04F44512" w14:textId="2A0A7E22" w:rsidR="00761BE8" w:rsidRDefault="00761BE8" w:rsidP="00D01712">
      <w:pPr>
        <w:pStyle w:val="NoSpacing"/>
        <w:spacing w:line="259" w:lineRule="auto"/>
        <w:contextualSpacing/>
        <w:rPr>
          <w:sz w:val="28"/>
          <w:szCs w:val="28"/>
        </w:rPr>
      </w:pPr>
      <w:r w:rsidRPr="00761BE8">
        <w:rPr>
          <w:sz w:val="28"/>
          <w:szCs w:val="28"/>
        </w:rPr>
        <w:lastRenderedPageBreak/>
        <w:t>By implementing these strong authentication methods and staying up to date on security measures, you can significantly reduce the risk of unauthorized access to your mobile device and protect your personal information from potential threats. These measures not only add a layer of security to your device, but also provide peace of mind knowing that your sensitive information is better protected.</w:t>
      </w:r>
      <w:r w:rsidR="00060E0A" w:rsidRPr="009A774D">
        <w:rPr>
          <w:sz w:val="28"/>
          <w:szCs w:val="28"/>
        </w:rPr>
        <w:br/>
      </w:r>
    </w:p>
    <w:p w14:paraId="56FA71F1" w14:textId="42C04883" w:rsidR="00761BE8" w:rsidRDefault="00060E0A" w:rsidP="00D01712">
      <w:pPr>
        <w:pStyle w:val="NoSpacing"/>
        <w:spacing w:line="259" w:lineRule="auto"/>
        <w:contextualSpacing/>
        <w:rPr>
          <w:sz w:val="28"/>
          <w:szCs w:val="28"/>
        </w:rPr>
      </w:pPr>
      <w:r w:rsidRPr="00761BE8">
        <w:rPr>
          <w:b/>
          <w:bCs/>
          <w:sz w:val="28"/>
          <w:szCs w:val="28"/>
        </w:rPr>
        <w:t>Avoid connecting to unsecured public Wi-Fi networks</w:t>
      </w:r>
      <w:r w:rsidR="00F70161">
        <w:rPr>
          <w:b/>
          <w:bCs/>
          <w:sz w:val="28"/>
          <w:szCs w:val="28"/>
        </w:rPr>
        <w:t xml:space="preserve"> (unless you have a VPN)</w:t>
      </w:r>
      <w:r w:rsidRPr="009A774D">
        <w:rPr>
          <w:sz w:val="28"/>
          <w:szCs w:val="28"/>
        </w:rPr>
        <w:br/>
      </w:r>
    </w:p>
    <w:p w14:paraId="018FD2FA" w14:textId="13C3FB3D" w:rsidR="00D9765C" w:rsidRPr="00D9765C" w:rsidRDefault="00D9765C" w:rsidP="00D01712">
      <w:pPr>
        <w:pStyle w:val="NoSpacing"/>
        <w:spacing w:line="259" w:lineRule="auto"/>
        <w:contextualSpacing/>
        <w:rPr>
          <w:sz w:val="28"/>
          <w:szCs w:val="28"/>
        </w:rPr>
      </w:pPr>
      <w:r w:rsidRPr="00D9765C">
        <w:rPr>
          <w:sz w:val="28"/>
          <w:szCs w:val="28"/>
        </w:rPr>
        <w:t xml:space="preserve">When you're out and about, it can be tempting to connect to the nearest public Wi-Fi network to save on data usage. However, it's important to be cautious, as not all public networks are secure. Cyber attackers can easily intercept data being transmitted over unsecured networks, potentially putting your personal information at risk. This includes things like login credentials, credit card information, and other sensitive data. To protect yourself, it's best to use your mobile data or a virtual private network (VPN) when accessing the internet on the go. This will help ensure that your connection is </w:t>
      </w:r>
      <w:r w:rsidR="00293937" w:rsidRPr="00D9765C">
        <w:rPr>
          <w:sz w:val="28"/>
          <w:szCs w:val="28"/>
        </w:rPr>
        <w:t>secure,</w:t>
      </w:r>
      <w:r w:rsidRPr="00D9765C">
        <w:rPr>
          <w:sz w:val="28"/>
          <w:szCs w:val="28"/>
        </w:rPr>
        <w:t xml:space="preserve"> and your information remains safe.</w:t>
      </w:r>
    </w:p>
    <w:p w14:paraId="059D6B4F" w14:textId="77777777" w:rsidR="00D9765C" w:rsidRPr="00D9765C" w:rsidRDefault="00D9765C" w:rsidP="00D01712">
      <w:pPr>
        <w:pStyle w:val="NoSpacing"/>
        <w:spacing w:line="259" w:lineRule="auto"/>
        <w:contextualSpacing/>
        <w:rPr>
          <w:sz w:val="28"/>
          <w:szCs w:val="28"/>
        </w:rPr>
      </w:pPr>
    </w:p>
    <w:p w14:paraId="032A68CE" w14:textId="1C50AB11" w:rsidR="00D9765C" w:rsidRPr="00D9765C" w:rsidRDefault="00D9765C" w:rsidP="00D01712">
      <w:pPr>
        <w:pStyle w:val="NoSpacing"/>
        <w:spacing w:line="259" w:lineRule="auto"/>
        <w:contextualSpacing/>
        <w:rPr>
          <w:sz w:val="28"/>
          <w:szCs w:val="28"/>
        </w:rPr>
      </w:pPr>
      <w:r w:rsidRPr="00D9765C">
        <w:rPr>
          <w:sz w:val="28"/>
          <w:szCs w:val="28"/>
        </w:rPr>
        <w:t xml:space="preserve">For example, let's say you're at a coffee shop and want to connect to their Wi-Fi. Before entering any personal information online, take a moment to verify with the staff that it's a secure network. They should be able to provide you with the necessary login credentials or information to ensure that your connection is safe. </w:t>
      </w:r>
      <w:r w:rsidR="00AF09B8">
        <w:rPr>
          <w:sz w:val="28"/>
          <w:szCs w:val="28"/>
        </w:rPr>
        <w:t>Honestly, most places DO NOT do this</w:t>
      </w:r>
      <w:r w:rsidR="00447512">
        <w:rPr>
          <w:sz w:val="28"/>
          <w:szCs w:val="28"/>
        </w:rPr>
        <w:t>, there network are generally unsecured. I</w:t>
      </w:r>
      <w:r w:rsidRPr="00D9765C">
        <w:rPr>
          <w:sz w:val="28"/>
          <w:szCs w:val="28"/>
        </w:rPr>
        <w:t>t's always better to err on the side of caution and avoid entering any sensitive information over an unsecured public network.</w:t>
      </w:r>
    </w:p>
    <w:p w14:paraId="0D03612C" w14:textId="77777777" w:rsidR="00D9765C" w:rsidRPr="00D9765C" w:rsidRDefault="00D9765C" w:rsidP="00D01712">
      <w:pPr>
        <w:pStyle w:val="NoSpacing"/>
        <w:spacing w:line="259" w:lineRule="auto"/>
        <w:contextualSpacing/>
        <w:rPr>
          <w:sz w:val="28"/>
          <w:szCs w:val="28"/>
        </w:rPr>
      </w:pPr>
    </w:p>
    <w:p w14:paraId="1FF945A4" w14:textId="260214B7" w:rsidR="00447512" w:rsidRDefault="00447512" w:rsidP="00D01712">
      <w:pPr>
        <w:pStyle w:val="NoSpacing"/>
        <w:spacing w:line="259" w:lineRule="auto"/>
        <w:contextualSpacing/>
        <w:rPr>
          <w:sz w:val="28"/>
          <w:szCs w:val="28"/>
        </w:rPr>
      </w:pPr>
      <w:r>
        <w:rPr>
          <w:sz w:val="28"/>
          <w:szCs w:val="28"/>
        </w:rPr>
        <w:t xml:space="preserve">If you do use </w:t>
      </w:r>
      <w:r w:rsidR="008B2707">
        <w:rPr>
          <w:sz w:val="28"/>
          <w:szCs w:val="28"/>
        </w:rPr>
        <w:t>free Wi-Fi regularly, it is best to have a VPN app on your mobile device (or laptop computer). A VPN is a</w:t>
      </w:r>
      <w:r w:rsidR="009D62E4">
        <w:rPr>
          <w:sz w:val="28"/>
          <w:szCs w:val="28"/>
        </w:rPr>
        <w:t xml:space="preserve">n application you can purchase for a nominal monthly or yearly fee that will </w:t>
      </w:r>
      <w:r w:rsidR="004C166E">
        <w:rPr>
          <w:sz w:val="28"/>
          <w:szCs w:val="28"/>
        </w:rPr>
        <w:t xml:space="preserve">encrypt your data </w:t>
      </w:r>
      <w:r w:rsidR="00601F67">
        <w:rPr>
          <w:sz w:val="28"/>
          <w:szCs w:val="28"/>
        </w:rPr>
        <w:t xml:space="preserve">from your device to the free Wi-Fi you are using. If is usually as simple as turning on the VPN and </w:t>
      </w:r>
      <w:r w:rsidR="004E2918">
        <w:rPr>
          <w:sz w:val="28"/>
          <w:szCs w:val="28"/>
        </w:rPr>
        <w:t>connecting to the Wi-Fi network.</w:t>
      </w:r>
    </w:p>
    <w:p w14:paraId="3D87745A" w14:textId="77777777" w:rsidR="004E2918" w:rsidRDefault="004E2918" w:rsidP="00D01712">
      <w:pPr>
        <w:pStyle w:val="NoSpacing"/>
        <w:spacing w:line="259" w:lineRule="auto"/>
        <w:contextualSpacing/>
        <w:rPr>
          <w:sz w:val="28"/>
          <w:szCs w:val="28"/>
        </w:rPr>
      </w:pPr>
    </w:p>
    <w:p w14:paraId="38778B50" w14:textId="7F9A55B3" w:rsidR="004E2918" w:rsidRDefault="004E2918" w:rsidP="00D01712">
      <w:pPr>
        <w:pStyle w:val="NoSpacing"/>
        <w:spacing w:line="259" w:lineRule="auto"/>
        <w:contextualSpacing/>
        <w:rPr>
          <w:sz w:val="28"/>
          <w:szCs w:val="28"/>
        </w:rPr>
      </w:pPr>
      <w:r>
        <w:rPr>
          <w:sz w:val="28"/>
          <w:szCs w:val="28"/>
        </w:rPr>
        <w:t xml:space="preserve">A video on how to use a VPN is available at the Get Cyber Smart </w:t>
      </w:r>
      <w:r w:rsidR="00F83C90">
        <w:rPr>
          <w:sz w:val="28"/>
          <w:szCs w:val="28"/>
        </w:rPr>
        <w:t>YouTube</w:t>
      </w:r>
      <w:r>
        <w:rPr>
          <w:sz w:val="28"/>
          <w:szCs w:val="28"/>
        </w:rPr>
        <w:t xml:space="preserve"> Channel.</w:t>
      </w:r>
    </w:p>
    <w:p w14:paraId="1D64676A" w14:textId="77777777" w:rsidR="00447512" w:rsidRDefault="00447512" w:rsidP="00D01712">
      <w:pPr>
        <w:pStyle w:val="NoSpacing"/>
        <w:spacing w:line="259" w:lineRule="auto"/>
        <w:contextualSpacing/>
        <w:rPr>
          <w:sz w:val="28"/>
          <w:szCs w:val="28"/>
        </w:rPr>
      </w:pPr>
    </w:p>
    <w:p w14:paraId="05F25831" w14:textId="7D82A159" w:rsidR="00D9765C" w:rsidRDefault="00060E0A" w:rsidP="00D01712">
      <w:pPr>
        <w:pStyle w:val="NoSpacing"/>
        <w:spacing w:line="259" w:lineRule="auto"/>
        <w:contextualSpacing/>
        <w:rPr>
          <w:sz w:val="28"/>
          <w:szCs w:val="28"/>
        </w:rPr>
      </w:pPr>
      <w:r w:rsidRPr="00D9765C">
        <w:rPr>
          <w:b/>
          <w:bCs/>
          <w:sz w:val="28"/>
          <w:szCs w:val="28"/>
        </w:rPr>
        <w:t xml:space="preserve">Install security software specifically designed for mobile devices </w:t>
      </w:r>
    </w:p>
    <w:p w14:paraId="73E32CDE" w14:textId="77777777" w:rsidR="00F83B22" w:rsidRPr="00F83B22" w:rsidRDefault="00060E0A" w:rsidP="00D01712">
      <w:pPr>
        <w:pStyle w:val="NoSpacing"/>
        <w:spacing w:line="259" w:lineRule="auto"/>
        <w:contextualSpacing/>
        <w:rPr>
          <w:sz w:val="28"/>
          <w:szCs w:val="28"/>
        </w:rPr>
      </w:pPr>
      <w:r w:rsidRPr="009A774D">
        <w:rPr>
          <w:sz w:val="28"/>
          <w:szCs w:val="28"/>
        </w:rPr>
        <w:lastRenderedPageBreak/>
        <w:br/>
      </w:r>
      <w:r w:rsidR="00F83B22" w:rsidRPr="00F83B22">
        <w:rPr>
          <w:sz w:val="28"/>
          <w:szCs w:val="28"/>
        </w:rPr>
        <w:t>When it comes to protecting your mobile devices and IoT devices from cyber threats, it's important to consider installing reputable security software that is specifically designed for these types of devices. These applications can provide an extra layer of protection against malware, phishing attempts, and other potential cyber threats that may target your devices. By installing security software, you can help safeguard your personal information and ensure the security of your devices.</w:t>
      </w:r>
    </w:p>
    <w:p w14:paraId="2C197F92" w14:textId="77777777" w:rsidR="00F83B22" w:rsidRPr="00F83B22" w:rsidRDefault="00F83B22" w:rsidP="00D01712">
      <w:pPr>
        <w:pStyle w:val="NoSpacing"/>
        <w:spacing w:line="259" w:lineRule="auto"/>
        <w:contextualSpacing/>
        <w:rPr>
          <w:sz w:val="28"/>
          <w:szCs w:val="28"/>
        </w:rPr>
      </w:pPr>
    </w:p>
    <w:p w14:paraId="648FD865" w14:textId="58CA4A11" w:rsidR="00F83B22" w:rsidRDefault="00F83B22" w:rsidP="00D01712">
      <w:pPr>
        <w:pStyle w:val="NoSpacing"/>
        <w:spacing w:line="259" w:lineRule="auto"/>
        <w:contextualSpacing/>
        <w:rPr>
          <w:sz w:val="28"/>
          <w:szCs w:val="28"/>
        </w:rPr>
      </w:pPr>
      <w:r w:rsidRPr="00F83B22">
        <w:rPr>
          <w:sz w:val="28"/>
          <w:szCs w:val="28"/>
        </w:rPr>
        <w:t>Overall, taking the time to install security software designed for mobile devices can provide peace of mind and protect your devices from cyber threats. By staying proactive and regularly updating and running security scans on your devices, you can help ensure the safety and security of your personal information and keep your devices running smoothly.</w:t>
      </w:r>
      <w:r w:rsidR="00060E0A" w:rsidRPr="009A774D">
        <w:rPr>
          <w:sz w:val="28"/>
          <w:szCs w:val="28"/>
        </w:rPr>
        <w:br/>
      </w:r>
    </w:p>
    <w:p w14:paraId="09529622" w14:textId="77777777" w:rsidR="00F83B22" w:rsidRDefault="00060E0A" w:rsidP="00D01712">
      <w:pPr>
        <w:pStyle w:val="NoSpacing"/>
        <w:spacing w:line="259" w:lineRule="auto"/>
        <w:contextualSpacing/>
        <w:rPr>
          <w:sz w:val="28"/>
          <w:szCs w:val="28"/>
        </w:rPr>
      </w:pPr>
      <w:r w:rsidRPr="00F83B22">
        <w:rPr>
          <w:b/>
          <w:bCs/>
          <w:sz w:val="28"/>
          <w:szCs w:val="28"/>
        </w:rPr>
        <w:t>Regularly review app permissions and remove unnecessary access</w:t>
      </w:r>
      <w:r w:rsidRPr="009A774D">
        <w:rPr>
          <w:sz w:val="28"/>
          <w:szCs w:val="28"/>
        </w:rPr>
        <w:br/>
      </w:r>
    </w:p>
    <w:p w14:paraId="228FBC6F" w14:textId="77777777" w:rsidR="00426759" w:rsidRPr="00426759" w:rsidRDefault="00426759" w:rsidP="00D01712">
      <w:pPr>
        <w:contextualSpacing/>
        <w:rPr>
          <w:szCs w:val="28"/>
        </w:rPr>
      </w:pPr>
      <w:r w:rsidRPr="00426759">
        <w:rPr>
          <w:szCs w:val="28"/>
        </w:rPr>
        <w:t>Regularly reviewing app permissions is an important step in safeguarding your personal information and maintaining the security of your devices. By taking the time to assess the access that apps have to your data and features, you can minimize the potential for privacy breaches and unauthorized use of your device.</w:t>
      </w:r>
    </w:p>
    <w:p w14:paraId="01842480" w14:textId="77777777" w:rsidR="004D408C" w:rsidRDefault="004D408C" w:rsidP="00D01712">
      <w:pPr>
        <w:contextualSpacing/>
        <w:rPr>
          <w:szCs w:val="28"/>
        </w:rPr>
      </w:pPr>
    </w:p>
    <w:p w14:paraId="55E6D252" w14:textId="63885DD2" w:rsidR="00426759" w:rsidRDefault="00426759" w:rsidP="00D01712">
      <w:pPr>
        <w:contextualSpacing/>
        <w:rPr>
          <w:szCs w:val="28"/>
        </w:rPr>
      </w:pPr>
      <w:r w:rsidRPr="00426759">
        <w:rPr>
          <w:szCs w:val="28"/>
        </w:rPr>
        <w:t>When reviewing app permissions, be cautious of any apps that request access to sensitive features or data that seem unrelated to their functionality. For example, a weather app might not need access to your camera, so it's worth considering whether granting this permission is necessary. By removing unnecessary access, you can ensure that your personal information remains protected.</w:t>
      </w:r>
    </w:p>
    <w:p w14:paraId="61370084" w14:textId="77777777" w:rsidR="00A143D8" w:rsidRPr="00426759" w:rsidRDefault="00A143D8" w:rsidP="00D01712">
      <w:pPr>
        <w:contextualSpacing/>
        <w:rPr>
          <w:szCs w:val="28"/>
        </w:rPr>
      </w:pPr>
    </w:p>
    <w:p w14:paraId="287D96BE" w14:textId="3B66A606" w:rsidR="00FE6E00" w:rsidRPr="006E44D9" w:rsidRDefault="00FE6E00" w:rsidP="00D01712">
      <w:pPr>
        <w:contextualSpacing/>
        <w:rPr>
          <w:b/>
          <w:bCs/>
          <w:szCs w:val="28"/>
        </w:rPr>
      </w:pPr>
      <w:r w:rsidRPr="006E44D9">
        <w:rPr>
          <w:b/>
          <w:bCs/>
          <w:szCs w:val="28"/>
        </w:rPr>
        <w:t>Tools and Resources</w:t>
      </w:r>
    </w:p>
    <w:p w14:paraId="4A51111B" w14:textId="77777777" w:rsidR="006E44D9" w:rsidRDefault="006E44D9" w:rsidP="00D01712">
      <w:pPr>
        <w:contextualSpacing/>
        <w:rPr>
          <w:szCs w:val="28"/>
        </w:rPr>
      </w:pPr>
    </w:p>
    <w:p w14:paraId="2F0AF5DC" w14:textId="47C1853D" w:rsidR="006E44D9" w:rsidRDefault="006E44D9" w:rsidP="006E44D9">
      <w:pPr>
        <w:contextualSpacing/>
        <w:rPr>
          <w:szCs w:val="28"/>
        </w:rPr>
      </w:pPr>
      <w:r w:rsidRPr="00CF7776">
        <w:rPr>
          <w:szCs w:val="28"/>
        </w:rPr>
        <w:t xml:space="preserve">Here's a list of tools and resources </w:t>
      </w:r>
      <w:r>
        <w:rPr>
          <w:szCs w:val="28"/>
        </w:rPr>
        <w:t>that can help you protect your mobile devices and IoT devices.</w:t>
      </w:r>
    </w:p>
    <w:p w14:paraId="5286BCBB" w14:textId="77777777" w:rsidR="006E44D9" w:rsidRDefault="006E44D9" w:rsidP="006E44D9">
      <w:pPr>
        <w:contextualSpacing/>
        <w:rPr>
          <w:szCs w:val="28"/>
        </w:rPr>
      </w:pPr>
    </w:p>
    <w:p w14:paraId="56770516" w14:textId="662153B8" w:rsidR="006E44D9" w:rsidRDefault="006E44D9" w:rsidP="006E44D9">
      <w:pPr>
        <w:contextualSpacing/>
        <w:rPr>
          <w:szCs w:val="28"/>
        </w:rPr>
      </w:pPr>
      <w:r>
        <w:rPr>
          <w:i/>
          <w:iCs/>
          <w:szCs w:val="28"/>
        </w:rPr>
        <w:t>As</w:t>
      </w:r>
      <w:r w:rsidRPr="00915A2F">
        <w:rPr>
          <w:i/>
          <w:iCs/>
          <w:szCs w:val="28"/>
        </w:rPr>
        <w:t xml:space="preserve"> with all tools recommended in the book, part of being Cyber Smart is doing your own due diligence on any tools you may be considering </w:t>
      </w:r>
      <w:r>
        <w:rPr>
          <w:i/>
          <w:iCs/>
          <w:szCs w:val="28"/>
        </w:rPr>
        <w:t>to assist</w:t>
      </w:r>
      <w:r w:rsidRPr="00915A2F">
        <w:rPr>
          <w:i/>
          <w:iCs/>
          <w:szCs w:val="28"/>
        </w:rPr>
        <w:t xml:space="preserve"> you on your </w:t>
      </w:r>
      <w:r w:rsidRPr="00915A2F">
        <w:rPr>
          <w:i/>
          <w:iCs/>
          <w:szCs w:val="28"/>
        </w:rPr>
        <w:lastRenderedPageBreak/>
        <w:t>cyber safety journey. These are simply suggestions on where to start. What works for me, may not work for you</w:t>
      </w:r>
      <w:r>
        <w:rPr>
          <w:i/>
          <w:iCs/>
          <w:szCs w:val="28"/>
        </w:rPr>
        <w:t>.</w:t>
      </w:r>
    </w:p>
    <w:p w14:paraId="3616F800" w14:textId="77777777" w:rsidR="00A143D8" w:rsidRDefault="00A143D8" w:rsidP="00D01712">
      <w:pPr>
        <w:contextualSpacing/>
        <w:rPr>
          <w:szCs w:val="28"/>
        </w:rPr>
      </w:pPr>
    </w:p>
    <w:p w14:paraId="63DABD63" w14:textId="497C06A0" w:rsidR="00227DD8" w:rsidRPr="00227DD8" w:rsidRDefault="00227DD8" w:rsidP="00D01712">
      <w:pPr>
        <w:contextualSpacing/>
        <w:rPr>
          <w:szCs w:val="28"/>
        </w:rPr>
      </w:pPr>
      <w:r w:rsidRPr="00663F09">
        <w:rPr>
          <w:rStyle w:val="Emphasis"/>
        </w:rPr>
        <w:t>Device Inventory Tools</w:t>
      </w:r>
    </w:p>
    <w:p w14:paraId="59A07BF2" w14:textId="0E3F65FA" w:rsidR="00227DD8" w:rsidRDefault="00227DD8" w:rsidP="00D01712">
      <w:pPr>
        <w:pStyle w:val="ListParagraph"/>
        <w:numPr>
          <w:ilvl w:val="1"/>
          <w:numId w:val="22"/>
        </w:numPr>
        <w:rPr>
          <w:szCs w:val="28"/>
        </w:rPr>
      </w:pPr>
      <w:r w:rsidRPr="00663F09">
        <w:rPr>
          <w:szCs w:val="28"/>
        </w:rPr>
        <w:t>Fing</w:t>
      </w:r>
      <w:r w:rsidR="00663F09" w:rsidRPr="00663F09">
        <w:rPr>
          <w:szCs w:val="28"/>
        </w:rPr>
        <w:t xml:space="preserve"> </w:t>
      </w:r>
      <w:r w:rsidRPr="00663F09">
        <w:rPr>
          <w:szCs w:val="28"/>
        </w:rPr>
        <w:t>(https://www.fing.com/) - A network scanning app to identify connected devices on your network.</w:t>
      </w:r>
    </w:p>
    <w:p w14:paraId="0DF381CB" w14:textId="77777777" w:rsidR="00D92FF3" w:rsidRPr="00663F09" w:rsidRDefault="00D92FF3" w:rsidP="00D92FF3">
      <w:pPr>
        <w:pStyle w:val="ListParagraph"/>
        <w:rPr>
          <w:szCs w:val="28"/>
        </w:rPr>
      </w:pPr>
    </w:p>
    <w:p w14:paraId="735F28E4" w14:textId="77777777" w:rsidR="00FF069F" w:rsidRDefault="00227DD8" w:rsidP="00FF069F">
      <w:pPr>
        <w:pStyle w:val="ListParagraph"/>
        <w:numPr>
          <w:ilvl w:val="1"/>
          <w:numId w:val="22"/>
        </w:numPr>
        <w:spacing w:after="0"/>
        <w:rPr>
          <w:szCs w:val="28"/>
        </w:rPr>
      </w:pPr>
      <w:r w:rsidRPr="00663F09">
        <w:rPr>
          <w:szCs w:val="28"/>
        </w:rPr>
        <w:t>Nmap</w:t>
      </w:r>
      <w:r w:rsidR="00663F09" w:rsidRPr="00663F09">
        <w:rPr>
          <w:szCs w:val="28"/>
        </w:rPr>
        <w:t xml:space="preserve"> </w:t>
      </w:r>
      <w:r w:rsidRPr="00663F09">
        <w:rPr>
          <w:szCs w:val="28"/>
        </w:rPr>
        <w:t>(https://nmap.org/) - A powerful open-source network scanning tool for discovering devices and open ports.</w:t>
      </w:r>
    </w:p>
    <w:p w14:paraId="24B0A924" w14:textId="77777777" w:rsidR="00FF069F" w:rsidRDefault="00FF069F" w:rsidP="00FF069F">
      <w:pPr>
        <w:pStyle w:val="ListParagraph"/>
        <w:spacing w:after="0"/>
        <w:rPr>
          <w:rStyle w:val="Emphasis"/>
        </w:rPr>
      </w:pPr>
    </w:p>
    <w:p w14:paraId="4F4B1321" w14:textId="718E18ED" w:rsidR="00663F09" w:rsidRPr="00FF069F" w:rsidRDefault="00227DD8" w:rsidP="00FF069F">
      <w:pPr>
        <w:rPr>
          <w:rStyle w:val="Emphasis"/>
          <w:i w:val="0"/>
          <w:iCs w:val="0"/>
          <w:color w:val="auto"/>
          <w:szCs w:val="28"/>
        </w:rPr>
      </w:pPr>
      <w:r w:rsidRPr="00663F09">
        <w:rPr>
          <w:rStyle w:val="Emphasis"/>
        </w:rPr>
        <w:t>Security Software for Mobile Devices and IoT</w:t>
      </w:r>
    </w:p>
    <w:p w14:paraId="456240F0" w14:textId="43D861F7" w:rsidR="00227DD8" w:rsidRDefault="00227DD8" w:rsidP="00D01712">
      <w:pPr>
        <w:pStyle w:val="ListParagraph"/>
        <w:numPr>
          <w:ilvl w:val="0"/>
          <w:numId w:val="23"/>
        </w:numPr>
        <w:rPr>
          <w:szCs w:val="28"/>
        </w:rPr>
      </w:pPr>
      <w:r w:rsidRPr="00663F09">
        <w:rPr>
          <w:szCs w:val="28"/>
        </w:rPr>
        <w:t>Norton Mobile Security</w:t>
      </w:r>
      <w:r w:rsidR="00663F09" w:rsidRPr="00663F09">
        <w:rPr>
          <w:szCs w:val="28"/>
        </w:rPr>
        <w:t xml:space="preserve"> </w:t>
      </w:r>
      <w:r w:rsidRPr="00663F09">
        <w:rPr>
          <w:szCs w:val="28"/>
        </w:rPr>
        <w:t>https://www.norton.com/mobile-security) - Offers protection for Android and iOS devices.</w:t>
      </w:r>
    </w:p>
    <w:p w14:paraId="72EADE60" w14:textId="77777777" w:rsidR="00FF069F" w:rsidRPr="00663F09" w:rsidRDefault="00FF069F" w:rsidP="00FF069F">
      <w:pPr>
        <w:pStyle w:val="ListParagraph"/>
        <w:rPr>
          <w:szCs w:val="28"/>
        </w:rPr>
      </w:pPr>
    </w:p>
    <w:p w14:paraId="656206D6" w14:textId="154A529F" w:rsidR="00227DD8" w:rsidRDefault="00227DD8" w:rsidP="00FF069F">
      <w:pPr>
        <w:pStyle w:val="ListParagraph"/>
        <w:numPr>
          <w:ilvl w:val="0"/>
          <w:numId w:val="23"/>
        </w:numPr>
        <w:spacing w:after="0"/>
        <w:rPr>
          <w:szCs w:val="28"/>
        </w:rPr>
      </w:pPr>
      <w:r w:rsidRPr="00663F09">
        <w:rPr>
          <w:szCs w:val="28"/>
        </w:rPr>
        <w:t>Bitdefender IoT Security</w:t>
      </w:r>
      <w:r w:rsidR="00663F09" w:rsidRPr="00663F09">
        <w:rPr>
          <w:szCs w:val="28"/>
        </w:rPr>
        <w:t xml:space="preserve"> </w:t>
      </w:r>
      <w:r w:rsidRPr="00663F09">
        <w:rPr>
          <w:szCs w:val="28"/>
        </w:rPr>
        <w:t>(https://www.bitdefender.com/box/) - Designed specifically for securing IoT devices in your home.</w:t>
      </w:r>
    </w:p>
    <w:p w14:paraId="2A6922BE" w14:textId="77777777" w:rsidR="00FF069F" w:rsidRPr="00FF069F" w:rsidRDefault="00FF069F" w:rsidP="00FF069F">
      <w:pPr>
        <w:spacing w:after="0"/>
        <w:rPr>
          <w:szCs w:val="28"/>
        </w:rPr>
      </w:pPr>
    </w:p>
    <w:p w14:paraId="4D259D20" w14:textId="7DE8ECE9" w:rsidR="00227DD8" w:rsidRDefault="00227DD8" w:rsidP="00FF069F">
      <w:pPr>
        <w:spacing w:after="0"/>
        <w:contextualSpacing/>
        <w:rPr>
          <w:i/>
          <w:iCs/>
          <w:szCs w:val="28"/>
        </w:rPr>
      </w:pPr>
      <w:r w:rsidRPr="00663F09">
        <w:rPr>
          <w:i/>
          <w:iCs/>
          <w:szCs w:val="28"/>
        </w:rPr>
        <w:t>VPN Services</w:t>
      </w:r>
    </w:p>
    <w:p w14:paraId="177A5ACA" w14:textId="77777777" w:rsidR="00FF069F" w:rsidRPr="00663F09" w:rsidRDefault="00FF069F" w:rsidP="00FF069F">
      <w:pPr>
        <w:spacing w:after="0"/>
        <w:contextualSpacing/>
        <w:rPr>
          <w:i/>
          <w:iCs/>
          <w:szCs w:val="28"/>
        </w:rPr>
      </w:pPr>
    </w:p>
    <w:p w14:paraId="3709B5CF" w14:textId="7FF47428" w:rsidR="00227DD8" w:rsidRDefault="00227DD8" w:rsidP="00D01712">
      <w:pPr>
        <w:pStyle w:val="ListParagraph"/>
        <w:numPr>
          <w:ilvl w:val="0"/>
          <w:numId w:val="24"/>
        </w:numPr>
        <w:rPr>
          <w:szCs w:val="28"/>
        </w:rPr>
      </w:pPr>
      <w:r w:rsidRPr="00663F09">
        <w:rPr>
          <w:szCs w:val="28"/>
        </w:rPr>
        <w:t>ExpressVP</w:t>
      </w:r>
      <w:r w:rsidR="00663F09" w:rsidRPr="00663F09">
        <w:rPr>
          <w:szCs w:val="28"/>
        </w:rPr>
        <w:t xml:space="preserve">N </w:t>
      </w:r>
      <w:r w:rsidRPr="00663F09">
        <w:rPr>
          <w:szCs w:val="28"/>
        </w:rPr>
        <w:t>(https://www.expressvpn.com/) - A reliable and user-friendly VPN service.</w:t>
      </w:r>
    </w:p>
    <w:p w14:paraId="4444C9C9" w14:textId="77777777" w:rsidR="00FF069F" w:rsidRPr="00663F09" w:rsidRDefault="00FF069F" w:rsidP="00FF069F">
      <w:pPr>
        <w:pStyle w:val="ListParagraph"/>
        <w:rPr>
          <w:szCs w:val="28"/>
        </w:rPr>
      </w:pPr>
    </w:p>
    <w:p w14:paraId="47D981D6" w14:textId="313E6D7E" w:rsidR="00227DD8" w:rsidRDefault="00227DD8" w:rsidP="00D01712">
      <w:pPr>
        <w:pStyle w:val="ListParagraph"/>
        <w:numPr>
          <w:ilvl w:val="0"/>
          <w:numId w:val="24"/>
        </w:numPr>
        <w:rPr>
          <w:szCs w:val="28"/>
        </w:rPr>
      </w:pPr>
      <w:r w:rsidRPr="00663F09">
        <w:rPr>
          <w:szCs w:val="28"/>
        </w:rPr>
        <w:t>NordVPN</w:t>
      </w:r>
      <w:r w:rsidR="00663F09" w:rsidRPr="00663F09">
        <w:rPr>
          <w:szCs w:val="28"/>
        </w:rPr>
        <w:t xml:space="preserve"> </w:t>
      </w:r>
      <w:r w:rsidRPr="00663F09">
        <w:rPr>
          <w:szCs w:val="28"/>
        </w:rPr>
        <w:t>(https://nordvpn.com/) - Known for its strong encryption and privacy features.</w:t>
      </w:r>
    </w:p>
    <w:p w14:paraId="722F5D82" w14:textId="77777777" w:rsidR="00D92FF3" w:rsidRDefault="00D92FF3" w:rsidP="00D92FF3">
      <w:pPr>
        <w:pStyle w:val="ListParagraph"/>
        <w:rPr>
          <w:szCs w:val="28"/>
        </w:rPr>
      </w:pPr>
    </w:p>
    <w:p w14:paraId="58A6A0C5" w14:textId="5D353129" w:rsidR="002B2954" w:rsidRDefault="00D92FF3" w:rsidP="00FF069F">
      <w:pPr>
        <w:pStyle w:val="ListParagraph"/>
        <w:spacing w:after="0"/>
        <w:rPr>
          <w:szCs w:val="28"/>
        </w:rPr>
      </w:pPr>
      <w:r>
        <w:rPr>
          <w:szCs w:val="28"/>
        </w:rPr>
        <w:t xml:space="preserve">(Note – there are many more VPN services available for individual and business use. Do </w:t>
      </w:r>
      <w:r w:rsidR="00293937">
        <w:rPr>
          <w:szCs w:val="28"/>
        </w:rPr>
        <w:t>your</w:t>
      </w:r>
      <w:r>
        <w:rPr>
          <w:szCs w:val="28"/>
        </w:rPr>
        <w:t xml:space="preserve"> appropriate due diligence to find the one that works best your you, your family, or your business.</w:t>
      </w:r>
    </w:p>
    <w:p w14:paraId="4031ADC1" w14:textId="77777777" w:rsidR="00FF069F" w:rsidRPr="00663F09" w:rsidRDefault="00FF069F" w:rsidP="00FF069F">
      <w:pPr>
        <w:pStyle w:val="ListParagraph"/>
        <w:spacing w:after="0"/>
        <w:rPr>
          <w:szCs w:val="28"/>
        </w:rPr>
      </w:pPr>
    </w:p>
    <w:p w14:paraId="2E7062A0" w14:textId="77777777" w:rsidR="00840924" w:rsidRDefault="00227DD8" w:rsidP="00FF069F">
      <w:pPr>
        <w:spacing w:after="0"/>
        <w:contextualSpacing/>
        <w:rPr>
          <w:szCs w:val="28"/>
        </w:rPr>
      </w:pPr>
      <w:r w:rsidRPr="00227DD8">
        <w:rPr>
          <w:szCs w:val="28"/>
        </w:rPr>
        <w:t>IoT Device Security Guides</w:t>
      </w:r>
    </w:p>
    <w:p w14:paraId="538F45BA" w14:textId="77777777" w:rsidR="00FF069F" w:rsidRDefault="00FF069F" w:rsidP="00FF069F">
      <w:pPr>
        <w:spacing w:after="0"/>
        <w:contextualSpacing/>
        <w:rPr>
          <w:szCs w:val="28"/>
        </w:rPr>
      </w:pPr>
    </w:p>
    <w:p w14:paraId="62F226F2" w14:textId="4799871D" w:rsidR="00227DD8" w:rsidRDefault="00227DD8" w:rsidP="00D01712">
      <w:pPr>
        <w:pStyle w:val="ListParagraph"/>
        <w:numPr>
          <w:ilvl w:val="0"/>
          <w:numId w:val="25"/>
        </w:numPr>
        <w:rPr>
          <w:szCs w:val="28"/>
        </w:rPr>
      </w:pPr>
      <w:r w:rsidRPr="00840924">
        <w:rPr>
          <w:szCs w:val="28"/>
        </w:rPr>
        <w:t>IoT Security Foundation</w:t>
      </w:r>
      <w:r w:rsidR="00293937">
        <w:rPr>
          <w:szCs w:val="28"/>
        </w:rPr>
        <w:t xml:space="preserve"> </w:t>
      </w:r>
      <w:r w:rsidRPr="00840924">
        <w:rPr>
          <w:szCs w:val="28"/>
        </w:rPr>
        <w:t>(https://www.iotsecurityfoundation.org/) - Offers guidelines and best practices for securing IoT devices.</w:t>
      </w:r>
    </w:p>
    <w:p w14:paraId="5FE03A6B" w14:textId="77777777" w:rsidR="00FF069F" w:rsidRPr="00840924" w:rsidRDefault="00FF069F" w:rsidP="00FF069F">
      <w:pPr>
        <w:pStyle w:val="ListParagraph"/>
        <w:rPr>
          <w:szCs w:val="28"/>
        </w:rPr>
      </w:pPr>
    </w:p>
    <w:p w14:paraId="7ECCF724" w14:textId="6BB3CF33" w:rsidR="00227DD8" w:rsidRPr="00840924" w:rsidRDefault="00227DD8" w:rsidP="00D01712">
      <w:pPr>
        <w:pStyle w:val="ListParagraph"/>
        <w:numPr>
          <w:ilvl w:val="0"/>
          <w:numId w:val="25"/>
        </w:numPr>
        <w:rPr>
          <w:szCs w:val="28"/>
        </w:rPr>
      </w:pPr>
      <w:r w:rsidRPr="00840924">
        <w:rPr>
          <w:szCs w:val="28"/>
        </w:rPr>
        <w:lastRenderedPageBreak/>
        <w:t>Federal Trade Commission (FTC) IoT Guide</w:t>
      </w:r>
      <w:r w:rsidR="00840924" w:rsidRPr="00840924">
        <w:rPr>
          <w:szCs w:val="28"/>
        </w:rPr>
        <w:t xml:space="preserve"> </w:t>
      </w:r>
      <w:r w:rsidRPr="00840924">
        <w:rPr>
          <w:szCs w:val="28"/>
        </w:rPr>
        <w:t>(https://www.ftc.gov/tips-advice/business-center/guidance/cybersecurity-small-businesses) - Provides information on securing IoT devices for businesses.</w:t>
      </w:r>
    </w:p>
    <w:p w14:paraId="5F0CE96B" w14:textId="4C0F5512" w:rsidR="00CA109A" w:rsidRPr="00541D72" w:rsidRDefault="00CA109A" w:rsidP="00D01712">
      <w:pPr>
        <w:pStyle w:val="Heading2"/>
        <w:contextualSpacing/>
      </w:pPr>
      <w:r w:rsidRPr="00541D72">
        <w:t>Chapter Summary</w:t>
      </w:r>
    </w:p>
    <w:p w14:paraId="0D6387CA" w14:textId="77777777" w:rsidR="00CA109A" w:rsidRPr="00CA109A" w:rsidRDefault="00CA109A" w:rsidP="00D01712">
      <w:pPr>
        <w:pStyle w:val="NoSpacing"/>
        <w:spacing w:line="259" w:lineRule="auto"/>
        <w:contextualSpacing/>
        <w:rPr>
          <w:sz w:val="28"/>
          <w:szCs w:val="28"/>
        </w:rPr>
      </w:pPr>
    </w:p>
    <w:p w14:paraId="3E5D02A9" w14:textId="15CF779F" w:rsidR="00CA109A" w:rsidRPr="00CA109A" w:rsidRDefault="00CA109A" w:rsidP="00D01712">
      <w:pPr>
        <w:pStyle w:val="NoSpacing"/>
        <w:numPr>
          <w:ilvl w:val="2"/>
          <w:numId w:val="14"/>
        </w:numPr>
        <w:spacing w:line="259" w:lineRule="auto"/>
        <w:ind w:left="1260"/>
        <w:contextualSpacing/>
        <w:rPr>
          <w:sz w:val="28"/>
          <w:szCs w:val="28"/>
        </w:rPr>
      </w:pPr>
      <w:r w:rsidRPr="00CA109A">
        <w:rPr>
          <w:sz w:val="28"/>
          <w:szCs w:val="28"/>
        </w:rPr>
        <w:t>Keep devices updated with latest security patches</w:t>
      </w:r>
      <w:r w:rsidR="00840924">
        <w:rPr>
          <w:sz w:val="28"/>
          <w:szCs w:val="28"/>
        </w:rPr>
        <w:t>.</w:t>
      </w:r>
    </w:p>
    <w:p w14:paraId="113BE2AB" w14:textId="417A5DCA" w:rsidR="00CA109A" w:rsidRPr="00CA109A" w:rsidRDefault="00CA109A" w:rsidP="00D01712">
      <w:pPr>
        <w:pStyle w:val="NoSpacing"/>
        <w:numPr>
          <w:ilvl w:val="2"/>
          <w:numId w:val="14"/>
        </w:numPr>
        <w:spacing w:line="259" w:lineRule="auto"/>
        <w:ind w:left="1260"/>
        <w:contextualSpacing/>
        <w:rPr>
          <w:sz w:val="28"/>
          <w:szCs w:val="28"/>
        </w:rPr>
      </w:pPr>
      <w:r w:rsidRPr="00CA109A">
        <w:rPr>
          <w:sz w:val="28"/>
          <w:szCs w:val="28"/>
        </w:rPr>
        <w:t>Use strong authentication methods on mobile devices</w:t>
      </w:r>
      <w:r w:rsidR="00840924">
        <w:rPr>
          <w:sz w:val="28"/>
          <w:szCs w:val="28"/>
        </w:rPr>
        <w:t>.</w:t>
      </w:r>
    </w:p>
    <w:p w14:paraId="4173625C" w14:textId="7204818B" w:rsidR="00CA109A" w:rsidRPr="00CA109A" w:rsidRDefault="00CA109A" w:rsidP="00D01712">
      <w:pPr>
        <w:pStyle w:val="NoSpacing"/>
        <w:numPr>
          <w:ilvl w:val="2"/>
          <w:numId w:val="14"/>
        </w:numPr>
        <w:spacing w:line="259" w:lineRule="auto"/>
        <w:ind w:left="1260"/>
        <w:contextualSpacing/>
        <w:rPr>
          <w:sz w:val="28"/>
          <w:szCs w:val="28"/>
        </w:rPr>
      </w:pPr>
      <w:r w:rsidRPr="00CA109A">
        <w:rPr>
          <w:sz w:val="28"/>
          <w:szCs w:val="28"/>
        </w:rPr>
        <w:t>Avoid connecting to unsecured public Wi-Fi networks</w:t>
      </w:r>
      <w:r w:rsidR="00840924">
        <w:rPr>
          <w:sz w:val="28"/>
          <w:szCs w:val="28"/>
        </w:rPr>
        <w:t>.</w:t>
      </w:r>
    </w:p>
    <w:p w14:paraId="02912BA8" w14:textId="28B9203C" w:rsidR="00CA109A" w:rsidRPr="00CA109A" w:rsidRDefault="00CA109A" w:rsidP="00D01712">
      <w:pPr>
        <w:pStyle w:val="NoSpacing"/>
        <w:numPr>
          <w:ilvl w:val="2"/>
          <w:numId w:val="14"/>
        </w:numPr>
        <w:spacing w:line="259" w:lineRule="auto"/>
        <w:ind w:left="1260"/>
        <w:contextualSpacing/>
        <w:rPr>
          <w:sz w:val="28"/>
          <w:szCs w:val="28"/>
        </w:rPr>
      </w:pPr>
      <w:r w:rsidRPr="00CA109A">
        <w:rPr>
          <w:sz w:val="28"/>
          <w:szCs w:val="28"/>
        </w:rPr>
        <w:t>Install security software specifically designed for mobile devices and IoT devices</w:t>
      </w:r>
      <w:r w:rsidR="00840924">
        <w:rPr>
          <w:sz w:val="28"/>
          <w:szCs w:val="28"/>
        </w:rPr>
        <w:t>.</w:t>
      </w:r>
    </w:p>
    <w:p w14:paraId="11D89D46" w14:textId="03EE9FBB" w:rsidR="00CA109A" w:rsidRDefault="00CA109A" w:rsidP="00D01712">
      <w:pPr>
        <w:pStyle w:val="NoSpacing"/>
        <w:numPr>
          <w:ilvl w:val="2"/>
          <w:numId w:val="14"/>
        </w:numPr>
        <w:spacing w:line="259" w:lineRule="auto"/>
        <w:ind w:left="1260"/>
        <w:contextualSpacing/>
        <w:rPr>
          <w:sz w:val="28"/>
          <w:szCs w:val="28"/>
        </w:rPr>
      </w:pPr>
      <w:r w:rsidRPr="00CA109A">
        <w:rPr>
          <w:sz w:val="28"/>
          <w:szCs w:val="28"/>
        </w:rPr>
        <w:t>Regularly review app permissions and remove unnecessary access</w:t>
      </w:r>
      <w:r w:rsidR="00840924">
        <w:rPr>
          <w:sz w:val="28"/>
          <w:szCs w:val="28"/>
        </w:rPr>
        <w:t>.</w:t>
      </w:r>
    </w:p>
    <w:p w14:paraId="7D817DE7" w14:textId="77777777" w:rsidR="00541D72" w:rsidRDefault="00541D72" w:rsidP="00D01712">
      <w:pPr>
        <w:pStyle w:val="NoSpacing"/>
        <w:spacing w:line="259" w:lineRule="auto"/>
        <w:contextualSpacing/>
        <w:rPr>
          <w:sz w:val="28"/>
          <w:szCs w:val="28"/>
        </w:rPr>
      </w:pPr>
    </w:p>
    <w:p w14:paraId="70B26571" w14:textId="35940037" w:rsidR="00541D72" w:rsidRPr="00541D72" w:rsidRDefault="00FE6E00" w:rsidP="00D01712">
      <w:pPr>
        <w:pStyle w:val="Heading2"/>
        <w:contextualSpacing/>
      </w:pPr>
      <w:r>
        <w:t>Frequently Asked Questions</w:t>
      </w:r>
    </w:p>
    <w:p w14:paraId="355DAA6E" w14:textId="77777777" w:rsidR="00541D72" w:rsidRDefault="00541D72" w:rsidP="00D01712">
      <w:pPr>
        <w:pStyle w:val="NoSpacing"/>
        <w:spacing w:line="259" w:lineRule="auto"/>
        <w:contextualSpacing/>
        <w:rPr>
          <w:sz w:val="28"/>
          <w:szCs w:val="28"/>
        </w:rPr>
      </w:pPr>
    </w:p>
    <w:p w14:paraId="6734DABE" w14:textId="77777777" w:rsidR="00FE6E00" w:rsidRPr="00FE6E00" w:rsidRDefault="00541D72" w:rsidP="00D01712">
      <w:pPr>
        <w:pStyle w:val="NoSpacing"/>
        <w:spacing w:line="259" w:lineRule="auto"/>
        <w:contextualSpacing/>
        <w:rPr>
          <w:rStyle w:val="Emphasis"/>
        </w:rPr>
      </w:pPr>
      <w:r w:rsidRPr="00FE6E00">
        <w:rPr>
          <w:rStyle w:val="Emphasis"/>
        </w:rPr>
        <w:t>Question: How can I keep my mobile and IoT devices updated with the latest security patches?</w:t>
      </w:r>
    </w:p>
    <w:p w14:paraId="1654686D" w14:textId="463502F6" w:rsidR="00FF069F" w:rsidRPr="009A774D" w:rsidRDefault="00541D72" w:rsidP="00FF069F">
      <w:pPr>
        <w:pStyle w:val="NoSpacing"/>
        <w:spacing w:line="259" w:lineRule="auto"/>
        <w:contextualSpacing/>
        <w:rPr>
          <w:sz w:val="28"/>
          <w:szCs w:val="28"/>
        </w:rPr>
      </w:pPr>
      <w:r w:rsidRPr="009A774D">
        <w:rPr>
          <w:sz w:val="28"/>
          <w:szCs w:val="28"/>
        </w:rPr>
        <w:br/>
        <w:t>Answer: You can keep your devices updated by regularly checking for software updates and installing them as soon as they are available. This can usually be done through the settings menu of your device, where you can look for the option to check for updates.</w:t>
      </w:r>
    </w:p>
    <w:p w14:paraId="367D2A01" w14:textId="4196D12A" w:rsidR="00FE6E00" w:rsidRPr="00FE6E00" w:rsidRDefault="00541D72" w:rsidP="00D01712">
      <w:pPr>
        <w:pStyle w:val="NoSpacing"/>
        <w:spacing w:line="259" w:lineRule="auto"/>
        <w:contextualSpacing/>
        <w:rPr>
          <w:rStyle w:val="Emphasis"/>
        </w:rPr>
      </w:pPr>
      <w:r w:rsidRPr="009A774D">
        <w:rPr>
          <w:sz w:val="28"/>
          <w:szCs w:val="28"/>
        </w:rPr>
        <w:br/>
      </w:r>
      <w:r w:rsidRPr="00FE6E00">
        <w:rPr>
          <w:rStyle w:val="Emphasis"/>
        </w:rPr>
        <w:t>Question: How can I ensure a secure connection when connecting to public Wi-Fi networks?</w:t>
      </w:r>
    </w:p>
    <w:p w14:paraId="4A363400" w14:textId="220F6BE0" w:rsidR="00FE6E00" w:rsidRPr="00FE6E00" w:rsidRDefault="00541D72" w:rsidP="00D01712">
      <w:pPr>
        <w:pStyle w:val="NoSpacing"/>
        <w:spacing w:line="259" w:lineRule="auto"/>
        <w:contextualSpacing/>
        <w:rPr>
          <w:rStyle w:val="Emphasis"/>
        </w:rPr>
      </w:pPr>
      <w:r w:rsidRPr="009A774D">
        <w:rPr>
          <w:sz w:val="28"/>
          <w:szCs w:val="28"/>
        </w:rPr>
        <w:br/>
        <w:t>Answer: To ensure a secure connection when using public Wi-Fi, you can use your mobile data or consider using a virtual private network (VPN) to encrypt your internet traffic. This will help protect your personal information from being intercepted by cyber attackers.</w:t>
      </w:r>
      <w:r w:rsidRPr="009A774D">
        <w:rPr>
          <w:sz w:val="28"/>
          <w:szCs w:val="28"/>
        </w:rPr>
        <w:br/>
      </w:r>
      <w:r w:rsidRPr="009A774D">
        <w:rPr>
          <w:sz w:val="28"/>
          <w:szCs w:val="28"/>
        </w:rPr>
        <w:br/>
      </w:r>
      <w:r w:rsidRPr="00FE6E00">
        <w:rPr>
          <w:rStyle w:val="Emphasis"/>
        </w:rPr>
        <w:t>Question: What type of security software should I install on my mobile devices?</w:t>
      </w:r>
    </w:p>
    <w:p w14:paraId="24AFB251" w14:textId="77777777" w:rsidR="003C0268" w:rsidRDefault="00541D72" w:rsidP="00D01712">
      <w:pPr>
        <w:pStyle w:val="NoSpacing"/>
        <w:spacing w:line="259" w:lineRule="auto"/>
        <w:contextualSpacing/>
        <w:rPr>
          <w:sz w:val="28"/>
          <w:szCs w:val="28"/>
        </w:rPr>
      </w:pPr>
      <w:r w:rsidRPr="009A774D">
        <w:rPr>
          <w:sz w:val="28"/>
          <w:szCs w:val="28"/>
        </w:rPr>
        <w:br/>
        <w:t xml:space="preserve">Answer: It is recommended to install reputable security software that is </w:t>
      </w:r>
      <w:r w:rsidRPr="009A774D">
        <w:rPr>
          <w:sz w:val="28"/>
          <w:szCs w:val="28"/>
        </w:rPr>
        <w:lastRenderedPageBreak/>
        <w:t xml:space="preserve">specifically designed for mobile devices. This software can provide protection against malware, phishing attempts, and other cyber threats. </w:t>
      </w:r>
    </w:p>
    <w:p w14:paraId="50130E34" w14:textId="275C8D91" w:rsidR="00FE6E00" w:rsidRPr="00FE6E00" w:rsidRDefault="00541D72" w:rsidP="00D01712">
      <w:pPr>
        <w:pStyle w:val="NoSpacing"/>
        <w:spacing w:line="259" w:lineRule="auto"/>
        <w:contextualSpacing/>
        <w:rPr>
          <w:rStyle w:val="Emphasis"/>
        </w:rPr>
      </w:pPr>
      <w:r w:rsidRPr="009A774D">
        <w:rPr>
          <w:sz w:val="28"/>
          <w:szCs w:val="28"/>
        </w:rPr>
        <w:br/>
      </w:r>
      <w:r w:rsidRPr="00FE6E00">
        <w:rPr>
          <w:rStyle w:val="Emphasis"/>
        </w:rPr>
        <w:t>Question: How can I review and modify app permissions on my devices?</w:t>
      </w:r>
    </w:p>
    <w:p w14:paraId="3A99AFCF" w14:textId="0B6EB862" w:rsidR="00EE1583" w:rsidRPr="009A774D" w:rsidRDefault="00541D72" w:rsidP="00EE1583">
      <w:pPr>
        <w:pStyle w:val="NoSpacing"/>
        <w:spacing w:line="259" w:lineRule="auto"/>
        <w:contextualSpacing/>
        <w:rPr>
          <w:sz w:val="28"/>
          <w:szCs w:val="28"/>
        </w:rPr>
      </w:pPr>
      <w:r w:rsidRPr="009A774D">
        <w:rPr>
          <w:sz w:val="28"/>
          <w:szCs w:val="28"/>
        </w:rPr>
        <w:br/>
        <w:t>Answer: You can review and modify app permissions by accessing the settings or permissions menu of your device. From there, you can view the permissions granted to each app and revoke any unnecessary access to your device's features or data. This can help reduce the risk of unauthorized access to your personal information.</w:t>
      </w:r>
    </w:p>
    <w:p w14:paraId="7F38A63E" w14:textId="067A507B" w:rsidR="00FE6E00" w:rsidRPr="00FE6E00" w:rsidRDefault="00541D72" w:rsidP="00D01712">
      <w:pPr>
        <w:pStyle w:val="NoSpacing"/>
        <w:spacing w:line="259" w:lineRule="auto"/>
        <w:contextualSpacing/>
        <w:rPr>
          <w:rStyle w:val="Emphasis"/>
        </w:rPr>
      </w:pPr>
      <w:r w:rsidRPr="009A774D">
        <w:rPr>
          <w:sz w:val="28"/>
          <w:szCs w:val="28"/>
        </w:rPr>
        <w:br/>
      </w:r>
      <w:r w:rsidRPr="00FE6E00">
        <w:rPr>
          <w:rStyle w:val="Emphasis"/>
        </w:rPr>
        <w:t>Question: What are the potential risks of connecting to unsecured public Wi-Fi networks?</w:t>
      </w:r>
    </w:p>
    <w:p w14:paraId="1CD9AF6E" w14:textId="7C00BE3B" w:rsidR="00541D72" w:rsidRPr="009A774D" w:rsidRDefault="00541D72" w:rsidP="00EE1583">
      <w:pPr>
        <w:pStyle w:val="NoSpacing"/>
        <w:spacing w:line="259" w:lineRule="auto"/>
        <w:contextualSpacing/>
        <w:rPr>
          <w:sz w:val="28"/>
          <w:szCs w:val="28"/>
        </w:rPr>
      </w:pPr>
      <w:r w:rsidRPr="009A774D">
        <w:rPr>
          <w:sz w:val="28"/>
          <w:szCs w:val="28"/>
        </w:rPr>
        <w:br/>
        <w:t>Answer: The potential risks of connecting to unsecured public Wi-Fi networks include the interception of data transmitted over the network by cyber attackers. This puts your personal information at risk of being compromised.</w:t>
      </w:r>
    </w:p>
    <w:p w14:paraId="32BD224D" w14:textId="77777777" w:rsidR="00541D72" w:rsidRPr="00982A7A" w:rsidRDefault="00541D72" w:rsidP="00D01712">
      <w:pPr>
        <w:pStyle w:val="NoSpacing"/>
        <w:spacing w:line="259" w:lineRule="auto"/>
        <w:contextualSpacing/>
        <w:rPr>
          <w:sz w:val="28"/>
          <w:szCs w:val="28"/>
        </w:rPr>
      </w:pPr>
    </w:p>
    <w:p w14:paraId="764D31FB" w14:textId="66550288" w:rsidR="00801897" w:rsidRDefault="00892B67" w:rsidP="00D01712">
      <w:pPr>
        <w:pStyle w:val="Heading2"/>
        <w:contextualSpacing/>
      </w:pPr>
      <w:r>
        <w:t>Videos</w:t>
      </w:r>
    </w:p>
    <w:p w14:paraId="2C71FF5C" w14:textId="77777777" w:rsidR="00892B67" w:rsidRDefault="00892B67" w:rsidP="00D01712">
      <w:pPr>
        <w:pStyle w:val="NoSpacing"/>
        <w:spacing w:line="259" w:lineRule="auto"/>
        <w:contextualSpacing/>
        <w:rPr>
          <w:sz w:val="28"/>
          <w:szCs w:val="28"/>
        </w:rPr>
      </w:pPr>
    </w:p>
    <w:p w14:paraId="1DD64AC3" w14:textId="2F935A73" w:rsidR="00AC1A6A" w:rsidRPr="00EE1583" w:rsidRDefault="00892B67" w:rsidP="00D01712">
      <w:pPr>
        <w:pStyle w:val="NoSpacing"/>
        <w:numPr>
          <w:ilvl w:val="0"/>
          <w:numId w:val="21"/>
        </w:numPr>
        <w:spacing w:line="259" w:lineRule="auto"/>
        <w:contextualSpacing/>
        <w:rPr>
          <w:b/>
          <w:bCs/>
          <w:color w:val="000000" w:themeColor="text1"/>
        </w:rPr>
      </w:pPr>
      <w:r w:rsidRPr="00FE6E00">
        <w:rPr>
          <w:color w:val="000000" w:themeColor="text1"/>
          <w:sz w:val="28"/>
          <w:szCs w:val="28"/>
        </w:rPr>
        <w:t xml:space="preserve">How to see how many devices are connected to your network. </w:t>
      </w:r>
    </w:p>
    <w:p w14:paraId="5CC511EC" w14:textId="556021CA" w:rsidR="00EE1583" w:rsidRDefault="00EE1583" w:rsidP="00D01712">
      <w:pPr>
        <w:pStyle w:val="NoSpacing"/>
        <w:numPr>
          <w:ilvl w:val="0"/>
          <w:numId w:val="21"/>
        </w:numPr>
        <w:spacing w:line="259" w:lineRule="auto"/>
        <w:contextualSpacing/>
        <w:rPr>
          <w:b/>
          <w:bCs/>
          <w:color w:val="000000" w:themeColor="text1"/>
        </w:rPr>
      </w:pPr>
      <w:r>
        <w:rPr>
          <w:color w:val="000000" w:themeColor="text1"/>
          <w:sz w:val="28"/>
          <w:szCs w:val="28"/>
        </w:rPr>
        <w:t>How to use a VPN on free Wi-Fi networks.</w:t>
      </w:r>
    </w:p>
    <w:p w14:paraId="35F9CFF9" w14:textId="77777777" w:rsidR="00AC1A6A" w:rsidRDefault="00AC1A6A" w:rsidP="00D01712">
      <w:pPr>
        <w:pStyle w:val="NoSpacing"/>
        <w:spacing w:line="259" w:lineRule="auto"/>
        <w:contextualSpacing/>
        <w:rPr>
          <w:b/>
          <w:bCs/>
          <w:color w:val="000000" w:themeColor="text1"/>
        </w:rPr>
      </w:pPr>
    </w:p>
    <w:p w14:paraId="629B9407" w14:textId="4334AB69" w:rsidR="00AC1A6A" w:rsidRPr="00AC1A6A" w:rsidRDefault="00AC1A6A" w:rsidP="00D01712">
      <w:pPr>
        <w:contextualSpacing/>
        <w:rPr>
          <w:szCs w:val="28"/>
        </w:rPr>
      </w:pPr>
      <w:r w:rsidRPr="00AC1A6A">
        <w:rPr>
          <w:szCs w:val="28"/>
        </w:rPr>
        <w:t xml:space="preserve">-Go to the </w:t>
      </w:r>
      <w:r>
        <w:rPr>
          <w:szCs w:val="28"/>
        </w:rPr>
        <w:t xml:space="preserve">Get Cyber Smart Book YouTube channel at </w:t>
      </w:r>
      <w:r w:rsidR="00703AAD" w:rsidRPr="00703AAD">
        <w:rPr>
          <w:szCs w:val="28"/>
        </w:rPr>
        <w:t>https://studio.youtube.com/channel/UCdgo5GUTLNcdqIPTLpN3gwQ</w:t>
      </w:r>
    </w:p>
    <w:p w14:paraId="27B90033" w14:textId="77777777" w:rsidR="00144146" w:rsidRDefault="00144146" w:rsidP="00D01712">
      <w:pPr>
        <w:contextualSpacing/>
        <w:rPr>
          <w:rFonts w:asciiTheme="majorHAnsi" w:eastAsiaTheme="majorEastAsia" w:hAnsiTheme="majorHAnsi" w:cstheme="majorBidi"/>
          <w:b/>
          <w:bCs/>
          <w:color w:val="FF0000"/>
          <w:sz w:val="32"/>
          <w:szCs w:val="32"/>
        </w:rPr>
      </w:pPr>
      <w:r>
        <w:rPr>
          <w:b/>
          <w:bCs/>
          <w:color w:val="FF0000"/>
        </w:rPr>
        <w:br w:type="page"/>
      </w:r>
    </w:p>
    <w:p w14:paraId="3023C2F0" w14:textId="42AFF533" w:rsidR="00DA2ACF" w:rsidRPr="00DB6F40" w:rsidRDefault="00DA2ACF" w:rsidP="00D01712">
      <w:pPr>
        <w:pStyle w:val="Heading1"/>
        <w:rPr>
          <w:b w:val="0"/>
          <w:bCs/>
        </w:rPr>
      </w:pPr>
      <w:bookmarkStart w:id="14" w:name="_Toc157348471"/>
      <w:r w:rsidRPr="00DB6F40">
        <w:rPr>
          <w:bCs/>
        </w:rPr>
        <w:lastRenderedPageBreak/>
        <w:t>Adapting to the Cyber Landscape: The Key to Staying Cyber Smart</w:t>
      </w:r>
      <w:bookmarkEnd w:id="14"/>
    </w:p>
    <w:p w14:paraId="2782C047" w14:textId="77777777" w:rsidR="00801897" w:rsidRDefault="00801897" w:rsidP="00D01712">
      <w:pPr>
        <w:pStyle w:val="NoSpacing"/>
        <w:spacing w:line="259" w:lineRule="auto"/>
        <w:contextualSpacing/>
        <w:rPr>
          <w:b/>
          <w:bCs/>
          <w:sz w:val="28"/>
          <w:szCs w:val="28"/>
        </w:rPr>
      </w:pPr>
    </w:p>
    <w:p w14:paraId="7F51C85B" w14:textId="77777777" w:rsidR="002624EE" w:rsidRDefault="002624EE" w:rsidP="00D01712">
      <w:pPr>
        <w:pStyle w:val="NoSpacing"/>
        <w:spacing w:line="259" w:lineRule="auto"/>
        <w:contextualSpacing/>
        <w:rPr>
          <w:b/>
          <w:bCs/>
          <w:sz w:val="28"/>
          <w:szCs w:val="28"/>
        </w:rPr>
      </w:pPr>
      <w:r w:rsidRPr="002624EE">
        <w:rPr>
          <w:b/>
          <w:bCs/>
          <w:sz w:val="28"/>
          <w:szCs w:val="28"/>
        </w:rPr>
        <w:t>This chapter will help you:</w:t>
      </w:r>
    </w:p>
    <w:p w14:paraId="2371D97F" w14:textId="77777777" w:rsidR="00DA3935" w:rsidRPr="002624EE" w:rsidRDefault="00DA3935" w:rsidP="00D01712">
      <w:pPr>
        <w:pStyle w:val="NoSpacing"/>
        <w:spacing w:line="259" w:lineRule="auto"/>
        <w:contextualSpacing/>
        <w:rPr>
          <w:b/>
          <w:bCs/>
          <w:sz w:val="28"/>
          <w:szCs w:val="28"/>
        </w:rPr>
      </w:pPr>
    </w:p>
    <w:p w14:paraId="7F803501" w14:textId="77777777" w:rsidR="002624EE" w:rsidRPr="002624EE" w:rsidRDefault="002624EE" w:rsidP="00D01712">
      <w:pPr>
        <w:pStyle w:val="NoSpacing"/>
        <w:numPr>
          <w:ilvl w:val="0"/>
          <w:numId w:val="17"/>
        </w:numPr>
        <w:spacing w:line="259" w:lineRule="auto"/>
        <w:ind w:left="900"/>
        <w:contextualSpacing/>
        <w:rPr>
          <w:sz w:val="28"/>
          <w:szCs w:val="28"/>
        </w:rPr>
      </w:pPr>
      <w:r w:rsidRPr="002624EE">
        <w:rPr>
          <w:sz w:val="28"/>
          <w:szCs w:val="28"/>
        </w:rPr>
        <w:t>Understand the importance of staying informed about current cyber threats and best practices.</w:t>
      </w:r>
    </w:p>
    <w:p w14:paraId="747E616B" w14:textId="77777777" w:rsidR="002624EE" w:rsidRPr="002624EE" w:rsidRDefault="002624EE" w:rsidP="00D01712">
      <w:pPr>
        <w:pStyle w:val="NoSpacing"/>
        <w:numPr>
          <w:ilvl w:val="0"/>
          <w:numId w:val="17"/>
        </w:numPr>
        <w:spacing w:line="259" w:lineRule="auto"/>
        <w:ind w:left="900"/>
        <w:contextualSpacing/>
        <w:rPr>
          <w:sz w:val="28"/>
          <w:szCs w:val="28"/>
        </w:rPr>
      </w:pPr>
      <w:r w:rsidRPr="002624EE">
        <w:rPr>
          <w:sz w:val="28"/>
          <w:szCs w:val="28"/>
        </w:rPr>
        <w:t>Recognize the value of attending cyber security awareness trainings to stay educated about the latest cyber security trends.</w:t>
      </w:r>
    </w:p>
    <w:p w14:paraId="2F6C4207" w14:textId="24D6F214" w:rsidR="002624EE" w:rsidRPr="002624EE" w:rsidRDefault="002624EE" w:rsidP="00D01712">
      <w:pPr>
        <w:pStyle w:val="NoSpacing"/>
        <w:numPr>
          <w:ilvl w:val="0"/>
          <w:numId w:val="17"/>
        </w:numPr>
        <w:spacing w:line="259" w:lineRule="auto"/>
        <w:ind w:left="900"/>
        <w:contextualSpacing/>
        <w:rPr>
          <w:sz w:val="28"/>
          <w:szCs w:val="28"/>
        </w:rPr>
      </w:pPr>
      <w:r w:rsidRPr="002624EE">
        <w:rPr>
          <w:sz w:val="28"/>
          <w:szCs w:val="28"/>
        </w:rPr>
        <w:t xml:space="preserve">Learn how to utilize </w:t>
      </w:r>
      <w:r w:rsidR="007F205C">
        <w:rPr>
          <w:sz w:val="28"/>
          <w:szCs w:val="28"/>
        </w:rPr>
        <w:t>free online</w:t>
      </w:r>
      <w:r w:rsidRPr="002624EE">
        <w:rPr>
          <w:sz w:val="28"/>
          <w:szCs w:val="28"/>
        </w:rPr>
        <w:t xml:space="preserve"> cybersecurity guidelines and resources to improve cyber security posture.</w:t>
      </w:r>
    </w:p>
    <w:p w14:paraId="672DDFA1" w14:textId="77777777" w:rsidR="002624EE" w:rsidRPr="002624EE" w:rsidRDefault="002624EE" w:rsidP="00D01712">
      <w:pPr>
        <w:pStyle w:val="NoSpacing"/>
        <w:numPr>
          <w:ilvl w:val="0"/>
          <w:numId w:val="17"/>
        </w:numPr>
        <w:spacing w:line="259" w:lineRule="auto"/>
        <w:ind w:left="900"/>
        <w:contextualSpacing/>
        <w:rPr>
          <w:sz w:val="28"/>
          <w:szCs w:val="28"/>
        </w:rPr>
      </w:pPr>
      <w:r w:rsidRPr="002624EE">
        <w:rPr>
          <w:sz w:val="28"/>
          <w:szCs w:val="28"/>
        </w:rPr>
        <w:t>Realize the significance of sharing knowledge and resources with family, friends, and colleagues to create a cyber smart community.</w:t>
      </w:r>
    </w:p>
    <w:p w14:paraId="07EC3514" w14:textId="65E92291" w:rsidR="00DA2ACF" w:rsidRDefault="002624EE" w:rsidP="00D01712">
      <w:pPr>
        <w:pStyle w:val="NoSpacing"/>
        <w:numPr>
          <w:ilvl w:val="0"/>
          <w:numId w:val="17"/>
        </w:numPr>
        <w:spacing w:line="259" w:lineRule="auto"/>
        <w:ind w:left="900"/>
        <w:contextualSpacing/>
        <w:rPr>
          <w:sz w:val="28"/>
          <w:szCs w:val="28"/>
        </w:rPr>
      </w:pPr>
      <w:r w:rsidRPr="002624EE">
        <w:rPr>
          <w:sz w:val="28"/>
          <w:szCs w:val="28"/>
        </w:rPr>
        <w:t>Understand the importance of keeping an open mind and adapting to new cyber security challenges in the ever-changing cyber landscape.</w:t>
      </w:r>
    </w:p>
    <w:p w14:paraId="385E23F6" w14:textId="77777777" w:rsidR="002624EE" w:rsidRDefault="002624EE" w:rsidP="00D01712">
      <w:pPr>
        <w:pStyle w:val="NoSpacing"/>
        <w:spacing w:line="259" w:lineRule="auto"/>
        <w:contextualSpacing/>
        <w:rPr>
          <w:sz w:val="28"/>
          <w:szCs w:val="28"/>
        </w:rPr>
      </w:pPr>
    </w:p>
    <w:p w14:paraId="3096868C" w14:textId="29AEC11C" w:rsidR="003560F5" w:rsidRDefault="003560F5" w:rsidP="00D01712">
      <w:pPr>
        <w:contextualSpacing/>
        <w:rPr>
          <w:szCs w:val="28"/>
        </w:rPr>
      </w:pPr>
      <w:r w:rsidRPr="001A1CF5">
        <w:rPr>
          <w:rStyle w:val="SubtleEmphasis"/>
        </w:rPr>
        <w:t>It even happened to ME!</w:t>
      </w:r>
    </w:p>
    <w:p w14:paraId="061E5472" w14:textId="0B0439E0" w:rsidR="00971E2C" w:rsidRPr="00971E2C" w:rsidRDefault="00971E2C" w:rsidP="00D01712">
      <w:pPr>
        <w:pStyle w:val="NoSpacing"/>
        <w:spacing w:line="259" w:lineRule="auto"/>
        <w:contextualSpacing/>
        <w:rPr>
          <w:sz w:val="28"/>
          <w:szCs w:val="28"/>
        </w:rPr>
      </w:pPr>
      <w:r w:rsidRPr="00971E2C">
        <w:rPr>
          <w:sz w:val="28"/>
          <w:szCs w:val="28"/>
        </w:rPr>
        <w:t xml:space="preserve">As a retired FBI </w:t>
      </w:r>
      <w:r w:rsidR="000D2CB0">
        <w:rPr>
          <w:sz w:val="28"/>
          <w:szCs w:val="28"/>
        </w:rPr>
        <w:t>Special A</w:t>
      </w:r>
      <w:r w:rsidRPr="00971E2C">
        <w:rPr>
          <w:sz w:val="28"/>
          <w:szCs w:val="28"/>
        </w:rPr>
        <w:t xml:space="preserve">gent, the lessons learned from years of </w:t>
      </w:r>
      <w:r w:rsidR="000D2CB0">
        <w:rPr>
          <w:sz w:val="28"/>
          <w:szCs w:val="28"/>
        </w:rPr>
        <w:t>dealing with</w:t>
      </w:r>
      <w:r w:rsidRPr="00971E2C">
        <w:rPr>
          <w:sz w:val="28"/>
          <w:szCs w:val="28"/>
        </w:rPr>
        <w:t xml:space="preserve"> cybercrime were deeply ingrained in </w:t>
      </w:r>
      <w:r w:rsidR="000D2CB0">
        <w:rPr>
          <w:sz w:val="28"/>
          <w:szCs w:val="28"/>
        </w:rPr>
        <w:t>my</w:t>
      </w:r>
      <w:r w:rsidRPr="00971E2C">
        <w:rPr>
          <w:sz w:val="28"/>
          <w:szCs w:val="28"/>
        </w:rPr>
        <w:t xml:space="preserve"> mind</w:t>
      </w:r>
      <w:r w:rsidR="000D2CB0">
        <w:rPr>
          <w:sz w:val="28"/>
          <w:szCs w:val="28"/>
        </w:rPr>
        <w:t xml:space="preserve"> and I talked about the importance of being Cyber Smart </w:t>
      </w:r>
      <w:r w:rsidR="00E643CC">
        <w:rPr>
          <w:sz w:val="28"/>
          <w:szCs w:val="28"/>
        </w:rPr>
        <w:t>in presentations, on podcasts, and on Social Media sites like LinkedIn</w:t>
      </w:r>
      <w:r w:rsidRPr="00971E2C">
        <w:rPr>
          <w:sz w:val="28"/>
          <w:szCs w:val="28"/>
        </w:rPr>
        <w:t xml:space="preserve">. </w:t>
      </w:r>
      <w:r w:rsidR="00E643CC">
        <w:rPr>
          <w:sz w:val="28"/>
          <w:szCs w:val="28"/>
        </w:rPr>
        <w:t>I</w:t>
      </w:r>
      <w:r w:rsidRPr="00971E2C">
        <w:rPr>
          <w:sz w:val="28"/>
          <w:szCs w:val="28"/>
        </w:rPr>
        <w:t xml:space="preserve"> ha</w:t>
      </w:r>
      <w:r w:rsidR="00E643CC">
        <w:rPr>
          <w:sz w:val="28"/>
          <w:szCs w:val="28"/>
        </w:rPr>
        <w:t>ve</w:t>
      </w:r>
      <w:r w:rsidRPr="00971E2C">
        <w:rPr>
          <w:sz w:val="28"/>
          <w:szCs w:val="28"/>
        </w:rPr>
        <w:t xml:space="preserve"> spent countless hours educating others about the dangers of cyber threats, warning people about the potential risks and pitfalls of online interactions. </w:t>
      </w:r>
      <w:r w:rsidR="00543ABA">
        <w:rPr>
          <w:sz w:val="28"/>
          <w:szCs w:val="28"/>
        </w:rPr>
        <w:t>But sometimes, even I am susceptible to clever messaging.</w:t>
      </w:r>
    </w:p>
    <w:p w14:paraId="549A3DFA" w14:textId="77777777" w:rsidR="00971E2C" w:rsidRPr="00971E2C" w:rsidRDefault="00971E2C" w:rsidP="00D01712">
      <w:pPr>
        <w:pStyle w:val="NoSpacing"/>
        <w:spacing w:line="259" w:lineRule="auto"/>
        <w:contextualSpacing/>
        <w:rPr>
          <w:sz w:val="28"/>
          <w:szCs w:val="28"/>
        </w:rPr>
      </w:pPr>
    </w:p>
    <w:p w14:paraId="52361866" w14:textId="5D17A8F5" w:rsidR="003A00D5" w:rsidRDefault="003560F5" w:rsidP="00D01712">
      <w:pPr>
        <w:pStyle w:val="NoSpacing"/>
        <w:spacing w:line="259" w:lineRule="auto"/>
        <w:contextualSpacing/>
        <w:rPr>
          <w:sz w:val="28"/>
          <w:szCs w:val="28"/>
        </w:rPr>
      </w:pPr>
      <w:r w:rsidRPr="00B07AEE">
        <w:rPr>
          <w:sz w:val="28"/>
          <w:szCs w:val="28"/>
        </w:rPr>
        <w:t>It all started when I took a post-retirement job. I wasn't actively seeking another job, but then I received a message on LinkedIn from a gentleman claiming to be putting together a team for a project. He said he thought I could be a good fit and asked for my resume. I did some basic research, looked at the company, and thought, "What's the harm in sending over my resume?"</w:t>
      </w:r>
      <w:r w:rsidRPr="00B07AEE">
        <w:rPr>
          <w:sz w:val="28"/>
          <w:szCs w:val="28"/>
        </w:rPr>
        <w:br/>
      </w:r>
      <w:r w:rsidRPr="00B07AEE">
        <w:rPr>
          <w:sz w:val="28"/>
          <w:szCs w:val="28"/>
        </w:rPr>
        <w:br/>
        <w:t>So I did. The gentleman came back and said he sent my resume to the hiring team, but they needed it in a different format. I thought, "No big deal," and sent over the new format. But then, he said it needed to be in yet another format and directed me to a website where they could do it for me.</w:t>
      </w:r>
      <w:r w:rsidR="00022EBF">
        <w:rPr>
          <w:sz w:val="28"/>
          <w:szCs w:val="28"/>
        </w:rPr>
        <w:t xml:space="preserve"> I was not tremendously surprised by this as in the past I have had problems with online resume upload </w:t>
      </w:r>
      <w:r w:rsidR="00022EBF">
        <w:rPr>
          <w:sz w:val="28"/>
          <w:szCs w:val="28"/>
        </w:rPr>
        <w:lastRenderedPageBreak/>
        <w:t>site, so this made sense to me.</w:t>
      </w:r>
      <w:r w:rsidR="00DB5AAC">
        <w:rPr>
          <w:sz w:val="28"/>
          <w:szCs w:val="28"/>
        </w:rPr>
        <w:t xml:space="preserve"> The “service” at this site claimed that </w:t>
      </w:r>
      <w:r w:rsidR="00A74CD1">
        <w:rPr>
          <w:sz w:val="28"/>
          <w:szCs w:val="28"/>
        </w:rPr>
        <w:t>for $89 they would</w:t>
      </w:r>
      <w:r w:rsidR="00FD2FD5">
        <w:rPr>
          <w:sz w:val="28"/>
          <w:szCs w:val="28"/>
        </w:rPr>
        <w:t xml:space="preserve"> modify my Word .doc formatted resume into </w:t>
      </w:r>
      <w:r w:rsidR="00293937">
        <w:rPr>
          <w:sz w:val="28"/>
          <w:szCs w:val="28"/>
        </w:rPr>
        <w:t>the</w:t>
      </w:r>
      <w:r w:rsidR="00FD2FD5">
        <w:rPr>
          <w:sz w:val="28"/>
          <w:szCs w:val="28"/>
        </w:rPr>
        <w:t xml:space="preserve"> format requested by the </w:t>
      </w:r>
      <w:r w:rsidR="006F74E5">
        <w:rPr>
          <w:sz w:val="28"/>
          <w:szCs w:val="28"/>
        </w:rPr>
        <w:t xml:space="preserve">company. </w:t>
      </w:r>
      <w:r w:rsidR="00332CBE">
        <w:rPr>
          <w:sz w:val="28"/>
          <w:szCs w:val="28"/>
        </w:rPr>
        <w:t xml:space="preserve">I paid the $89, </w:t>
      </w:r>
      <w:r w:rsidR="001506DB">
        <w:rPr>
          <w:sz w:val="28"/>
          <w:szCs w:val="28"/>
        </w:rPr>
        <w:t xml:space="preserve">received my “newly formatted” resume and send it to </w:t>
      </w:r>
      <w:r w:rsidR="00A12695">
        <w:rPr>
          <w:sz w:val="28"/>
          <w:szCs w:val="28"/>
        </w:rPr>
        <w:t>the” hiring</w:t>
      </w:r>
      <w:r w:rsidR="006B738A">
        <w:rPr>
          <w:sz w:val="28"/>
          <w:szCs w:val="28"/>
        </w:rPr>
        <w:t xml:space="preserve"> team.”</w:t>
      </w:r>
      <w:r w:rsidRPr="00B07AEE">
        <w:rPr>
          <w:sz w:val="28"/>
          <w:szCs w:val="28"/>
        </w:rPr>
        <w:br/>
      </w:r>
      <w:r w:rsidRPr="00B07AEE">
        <w:rPr>
          <w:sz w:val="28"/>
          <w:szCs w:val="28"/>
        </w:rPr>
        <w:br/>
        <w:t xml:space="preserve">After I sent my resume to </w:t>
      </w:r>
      <w:r w:rsidR="006B738A">
        <w:rPr>
          <w:sz w:val="28"/>
          <w:szCs w:val="28"/>
        </w:rPr>
        <w:t>the “hiring team”</w:t>
      </w:r>
      <w:r w:rsidRPr="00B07AEE">
        <w:rPr>
          <w:sz w:val="28"/>
          <w:szCs w:val="28"/>
        </w:rPr>
        <w:t>, I suddenly heard nothing back. They had ghosted me. It turned out that the website was a complete scam, and I had fallen right into their trap. Luckily, I had used PayPal to make the transaction, and I realized within 12 hours that it was a scam. I reported it to PayPal and was able to get my money back. I was fortunate. I didn't lose any money, but I easily could have.</w:t>
      </w:r>
      <w:r w:rsidRPr="00B07AEE">
        <w:rPr>
          <w:sz w:val="28"/>
          <w:szCs w:val="28"/>
        </w:rPr>
        <w:br/>
      </w:r>
      <w:r w:rsidRPr="00B07AEE">
        <w:rPr>
          <w:sz w:val="28"/>
          <w:szCs w:val="28"/>
        </w:rPr>
        <w:br/>
        <w:t>As I reflected on the experience, I realized that this could have ended much worse. I made a promise to myself to be more cautious in the future. I learned that even innocuous requests could lead to trouble, especially when they start asking for monetary gain. I vowed to always do deep due diligence and to never fall for such a scheme again.</w:t>
      </w:r>
      <w:r w:rsidRPr="00B07AEE">
        <w:rPr>
          <w:sz w:val="28"/>
          <w:szCs w:val="28"/>
        </w:rPr>
        <w:br/>
      </w:r>
      <w:r w:rsidRPr="00B07AEE">
        <w:rPr>
          <w:sz w:val="28"/>
          <w:szCs w:val="28"/>
        </w:rPr>
        <w:br/>
        <w:t>This experience became a valuable cautionary tale for me. It taught me that no one is immune to becoming a victim of cybercrime. Even the most vigilant and well-informed individuals can fall prey to these schemes. The lesson is clear - always do your research and be wary of requests that seem too good to be true. It's a dangerous world out there, and we must always be vigilant to protect ourselves from falling into these traps.</w:t>
      </w:r>
      <w:r w:rsidR="003A00D5">
        <w:rPr>
          <w:sz w:val="28"/>
          <w:szCs w:val="28"/>
        </w:rPr>
        <w:t xml:space="preserve"> </w:t>
      </w:r>
    </w:p>
    <w:p w14:paraId="09A686B3" w14:textId="77777777" w:rsidR="003A00D5" w:rsidRDefault="003A00D5" w:rsidP="00D01712">
      <w:pPr>
        <w:pStyle w:val="NoSpacing"/>
        <w:spacing w:line="259" w:lineRule="auto"/>
        <w:contextualSpacing/>
        <w:rPr>
          <w:sz w:val="28"/>
          <w:szCs w:val="28"/>
        </w:rPr>
      </w:pPr>
    </w:p>
    <w:p w14:paraId="247F3B16" w14:textId="41626306" w:rsidR="003560F5" w:rsidRPr="00B07AEE" w:rsidRDefault="003A00D5" w:rsidP="00D01712">
      <w:pPr>
        <w:pStyle w:val="NoSpacing"/>
        <w:spacing w:line="259" w:lineRule="auto"/>
        <w:contextualSpacing/>
        <w:rPr>
          <w:sz w:val="28"/>
          <w:szCs w:val="28"/>
        </w:rPr>
      </w:pPr>
      <w:r>
        <w:rPr>
          <w:sz w:val="28"/>
          <w:szCs w:val="28"/>
        </w:rPr>
        <w:t xml:space="preserve">On the plus side, I was able to use this story in a social media post on Linkedin and found out that MANY people had suffered a similar </w:t>
      </w:r>
      <w:r w:rsidR="00A12695">
        <w:rPr>
          <w:sz w:val="28"/>
          <w:szCs w:val="28"/>
        </w:rPr>
        <w:t>fate or</w:t>
      </w:r>
      <w:r>
        <w:rPr>
          <w:sz w:val="28"/>
          <w:szCs w:val="28"/>
        </w:rPr>
        <w:t xml:space="preserve"> had recently received a similar email and were thankful for me sharing this experience. </w:t>
      </w:r>
    </w:p>
    <w:p w14:paraId="6350018C" w14:textId="77777777" w:rsidR="002624EE" w:rsidRDefault="002624EE" w:rsidP="00D01712">
      <w:pPr>
        <w:pStyle w:val="NoSpacing"/>
        <w:spacing w:line="259" w:lineRule="auto"/>
        <w:contextualSpacing/>
        <w:rPr>
          <w:sz w:val="28"/>
          <w:szCs w:val="28"/>
        </w:rPr>
      </w:pPr>
    </w:p>
    <w:p w14:paraId="5C15AE92" w14:textId="77777777" w:rsidR="00B7296B" w:rsidRDefault="000F669A" w:rsidP="00D01712">
      <w:pPr>
        <w:pStyle w:val="NoSpacing"/>
        <w:spacing w:line="259" w:lineRule="auto"/>
        <w:contextualSpacing/>
        <w:rPr>
          <w:sz w:val="28"/>
          <w:szCs w:val="28"/>
        </w:rPr>
      </w:pPr>
      <w:r w:rsidRPr="009A774D">
        <w:rPr>
          <w:sz w:val="28"/>
          <w:szCs w:val="28"/>
        </w:rPr>
        <w:t xml:space="preserve">In this chapter, we will </w:t>
      </w:r>
      <w:r>
        <w:rPr>
          <w:sz w:val="28"/>
          <w:szCs w:val="28"/>
        </w:rPr>
        <w:t>get Cyber Smart</w:t>
      </w:r>
      <w:r w:rsidRPr="009A774D">
        <w:rPr>
          <w:sz w:val="28"/>
          <w:szCs w:val="28"/>
        </w:rPr>
        <w:t xml:space="preserve"> on understanding the evolving nature of cyber threats and the importance of staying informed about the latest trends and tactics used by cyber adversaries. </w:t>
      </w:r>
    </w:p>
    <w:p w14:paraId="42E8CB1D" w14:textId="77777777" w:rsidR="00B7296B" w:rsidRDefault="00B7296B" w:rsidP="00D01712">
      <w:pPr>
        <w:pStyle w:val="NoSpacing"/>
        <w:spacing w:line="259" w:lineRule="auto"/>
        <w:contextualSpacing/>
        <w:rPr>
          <w:sz w:val="28"/>
          <w:szCs w:val="28"/>
        </w:rPr>
      </w:pPr>
    </w:p>
    <w:p w14:paraId="0B01FE44" w14:textId="50CEC1E2" w:rsidR="000F669A" w:rsidRDefault="000F669A" w:rsidP="00D01712">
      <w:pPr>
        <w:pStyle w:val="NoSpacing"/>
        <w:spacing w:line="259" w:lineRule="auto"/>
        <w:contextualSpacing/>
        <w:rPr>
          <w:b/>
          <w:bCs/>
          <w:sz w:val="28"/>
          <w:szCs w:val="28"/>
        </w:rPr>
      </w:pPr>
      <w:r w:rsidRPr="009A774D">
        <w:rPr>
          <w:sz w:val="28"/>
          <w:szCs w:val="28"/>
        </w:rPr>
        <w:t xml:space="preserve">By the end of this chapter, you will gain foundational knowledge of basic cybersecurity concepts, practical guidance on how to apply this knowledge in </w:t>
      </w:r>
      <w:r w:rsidRPr="009A774D">
        <w:rPr>
          <w:sz w:val="28"/>
          <w:szCs w:val="28"/>
        </w:rPr>
        <w:lastRenderedPageBreak/>
        <w:t xml:space="preserve">everyday </w:t>
      </w:r>
      <w:r w:rsidR="00A12695" w:rsidRPr="009A774D">
        <w:rPr>
          <w:sz w:val="28"/>
          <w:szCs w:val="28"/>
        </w:rPr>
        <w:t>scenarios and</w:t>
      </w:r>
      <w:r w:rsidRPr="009A774D">
        <w:rPr>
          <w:sz w:val="28"/>
          <w:szCs w:val="28"/>
        </w:rPr>
        <w:t xml:space="preserve"> </w:t>
      </w:r>
      <w:r w:rsidR="00865F5E">
        <w:rPr>
          <w:sz w:val="28"/>
          <w:szCs w:val="28"/>
        </w:rPr>
        <w:t>have an</w:t>
      </w:r>
      <w:r w:rsidRPr="009A774D">
        <w:rPr>
          <w:sz w:val="28"/>
          <w:szCs w:val="28"/>
        </w:rPr>
        <w:t xml:space="preserve"> adaptive mindset that is open to learning and adopting new security measures as the cyber landscape changes.</w:t>
      </w:r>
      <w:r w:rsidRPr="009A774D">
        <w:rPr>
          <w:sz w:val="28"/>
          <w:szCs w:val="28"/>
        </w:rPr>
        <w:br/>
      </w:r>
      <w:r w:rsidRPr="009A774D">
        <w:rPr>
          <w:sz w:val="28"/>
          <w:szCs w:val="28"/>
        </w:rPr>
        <w:br/>
      </w:r>
      <w:r w:rsidRPr="002C5413">
        <w:rPr>
          <w:b/>
          <w:bCs/>
          <w:sz w:val="28"/>
          <w:szCs w:val="28"/>
        </w:rPr>
        <w:t>Stay informed about current cyber threats and best practices</w:t>
      </w:r>
    </w:p>
    <w:p w14:paraId="66843F62" w14:textId="711854A0" w:rsidR="000F669A" w:rsidRPr="006A3D9C" w:rsidRDefault="000F669A" w:rsidP="00D01712">
      <w:pPr>
        <w:pStyle w:val="NoSpacing"/>
        <w:spacing w:line="259" w:lineRule="auto"/>
        <w:contextualSpacing/>
        <w:rPr>
          <w:sz w:val="28"/>
          <w:szCs w:val="28"/>
        </w:rPr>
      </w:pPr>
      <w:r w:rsidRPr="009A774D">
        <w:rPr>
          <w:sz w:val="28"/>
          <w:szCs w:val="28"/>
        </w:rPr>
        <w:br/>
      </w:r>
      <w:r w:rsidRPr="006A3D9C">
        <w:rPr>
          <w:sz w:val="28"/>
          <w:szCs w:val="28"/>
        </w:rPr>
        <w:t xml:space="preserve">As cyber threats continue to evolve, it is important to stay informed about the latest developments in cyber security. Knowledge is </w:t>
      </w:r>
      <w:r w:rsidR="004D358B">
        <w:rPr>
          <w:sz w:val="28"/>
          <w:szCs w:val="28"/>
        </w:rPr>
        <w:t>protection</w:t>
      </w:r>
      <w:r w:rsidRPr="006A3D9C">
        <w:rPr>
          <w:sz w:val="28"/>
          <w:szCs w:val="28"/>
        </w:rPr>
        <w:t xml:space="preserve"> when it comes to </w:t>
      </w:r>
      <w:r w:rsidR="00665A0A">
        <w:rPr>
          <w:sz w:val="28"/>
          <w:szCs w:val="28"/>
        </w:rPr>
        <w:t>staying cyber smart</w:t>
      </w:r>
      <w:r w:rsidRPr="006A3D9C">
        <w:rPr>
          <w:sz w:val="28"/>
          <w:szCs w:val="28"/>
        </w:rPr>
        <w:t xml:space="preserve"> from online threats. By staying informed about current cyber threats, you can better understand the risks and take proactive measures to safeguard your digital life.</w:t>
      </w:r>
    </w:p>
    <w:p w14:paraId="7A8073C8" w14:textId="77777777" w:rsidR="000F669A" w:rsidRPr="006A3D9C" w:rsidRDefault="000F669A" w:rsidP="00D01712">
      <w:pPr>
        <w:pStyle w:val="NoSpacing"/>
        <w:spacing w:line="259" w:lineRule="auto"/>
        <w:contextualSpacing/>
        <w:rPr>
          <w:sz w:val="28"/>
          <w:szCs w:val="28"/>
        </w:rPr>
      </w:pPr>
    </w:p>
    <w:p w14:paraId="2CE6B00D" w14:textId="77777777" w:rsidR="000F669A" w:rsidRPr="006A3D9C" w:rsidRDefault="000F669A" w:rsidP="00D01712">
      <w:pPr>
        <w:pStyle w:val="NoSpacing"/>
        <w:spacing w:line="259" w:lineRule="auto"/>
        <w:contextualSpacing/>
        <w:rPr>
          <w:sz w:val="28"/>
          <w:szCs w:val="28"/>
        </w:rPr>
      </w:pPr>
      <w:r w:rsidRPr="006A3D9C">
        <w:rPr>
          <w:sz w:val="28"/>
          <w:szCs w:val="28"/>
        </w:rPr>
        <w:t>In addition to reading cyber security news websites and blogs, it is also beneficial to follow credible cyber security experts and organizations on social media. Many industry professionals and organizations share valuable insights, tips, and resources for staying safe online. By following these sources, you can stay up to date with the latest cyber security trends and best practices.</w:t>
      </w:r>
    </w:p>
    <w:p w14:paraId="28FCA7E2" w14:textId="77777777" w:rsidR="000F669A" w:rsidRPr="006A3D9C" w:rsidRDefault="000F669A" w:rsidP="00D01712">
      <w:pPr>
        <w:pStyle w:val="NoSpacing"/>
        <w:spacing w:line="259" w:lineRule="auto"/>
        <w:contextualSpacing/>
        <w:rPr>
          <w:sz w:val="28"/>
          <w:szCs w:val="28"/>
        </w:rPr>
      </w:pPr>
    </w:p>
    <w:p w14:paraId="7FC155AD" w14:textId="77777777" w:rsidR="000F669A" w:rsidRDefault="000F669A" w:rsidP="00D01712">
      <w:pPr>
        <w:pStyle w:val="NoSpacing"/>
        <w:spacing w:line="259" w:lineRule="auto"/>
        <w:contextualSpacing/>
        <w:rPr>
          <w:sz w:val="28"/>
          <w:szCs w:val="28"/>
        </w:rPr>
      </w:pPr>
      <w:r w:rsidRPr="006A3D9C">
        <w:rPr>
          <w:sz w:val="28"/>
          <w:szCs w:val="28"/>
        </w:rPr>
        <w:t>By staying informed about current cyber threats and best practices, you can take proactive steps to protect yourself and your devices. Whether it's updating your software, using strong passwords, or being cautious about email phishing scams, staying educated is key to staying cyber smart. With the constantly changing landscape of cyber threats, ongoing education and awareness are essential for protecting yourself in the digital world.</w:t>
      </w:r>
    </w:p>
    <w:p w14:paraId="3700C01D" w14:textId="77777777" w:rsidR="000F669A" w:rsidRDefault="000F669A" w:rsidP="00D01712">
      <w:pPr>
        <w:pStyle w:val="NoSpacing"/>
        <w:spacing w:line="259" w:lineRule="auto"/>
        <w:contextualSpacing/>
        <w:rPr>
          <w:sz w:val="28"/>
          <w:szCs w:val="28"/>
        </w:rPr>
      </w:pPr>
      <w:r w:rsidRPr="009A774D">
        <w:rPr>
          <w:sz w:val="28"/>
          <w:szCs w:val="28"/>
        </w:rPr>
        <w:br/>
      </w:r>
      <w:r w:rsidRPr="002C5413">
        <w:rPr>
          <w:b/>
          <w:bCs/>
          <w:sz w:val="28"/>
          <w:szCs w:val="28"/>
        </w:rPr>
        <w:t>Regularly attend cyber security awareness trainings</w:t>
      </w:r>
    </w:p>
    <w:p w14:paraId="32D6F286" w14:textId="5E956A4B" w:rsidR="000F669A" w:rsidRPr="00B72DC0" w:rsidRDefault="000F669A" w:rsidP="00D01712">
      <w:pPr>
        <w:pStyle w:val="NoSpacing"/>
        <w:spacing w:line="259" w:lineRule="auto"/>
        <w:contextualSpacing/>
        <w:rPr>
          <w:sz w:val="28"/>
          <w:szCs w:val="28"/>
        </w:rPr>
      </w:pPr>
      <w:r w:rsidRPr="009A774D">
        <w:rPr>
          <w:sz w:val="28"/>
          <w:szCs w:val="28"/>
        </w:rPr>
        <w:br/>
      </w:r>
      <w:r w:rsidRPr="00B72DC0">
        <w:rPr>
          <w:sz w:val="28"/>
          <w:szCs w:val="28"/>
        </w:rPr>
        <w:t xml:space="preserve">Attending cyber security awareness trainings not only helps </w:t>
      </w:r>
      <w:r w:rsidR="00F90066">
        <w:rPr>
          <w:sz w:val="28"/>
          <w:szCs w:val="28"/>
        </w:rPr>
        <w:t>you</w:t>
      </w:r>
      <w:r w:rsidRPr="00B72DC0">
        <w:rPr>
          <w:sz w:val="28"/>
          <w:szCs w:val="28"/>
        </w:rPr>
        <w:t xml:space="preserve"> stay </w:t>
      </w:r>
      <w:r w:rsidR="004C1324" w:rsidRPr="00B72DC0">
        <w:rPr>
          <w:sz w:val="28"/>
          <w:szCs w:val="28"/>
        </w:rPr>
        <w:t>up to date</w:t>
      </w:r>
      <w:r w:rsidRPr="00B72DC0">
        <w:rPr>
          <w:sz w:val="28"/>
          <w:szCs w:val="28"/>
        </w:rPr>
        <w:t xml:space="preserve"> on the latest cyber security trends, but also allows</w:t>
      </w:r>
      <w:r w:rsidR="00F90066">
        <w:rPr>
          <w:sz w:val="28"/>
          <w:szCs w:val="28"/>
        </w:rPr>
        <w:t xml:space="preserve"> you</w:t>
      </w:r>
      <w:r w:rsidRPr="00B72DC0">
        <w:rPr>
          <w:sz w:val="28"/>
          <w:szCs w:val="28"/>
        </w:rPr>
        <w:t xml:space="preserve"> to learn and understand the fundamentals of protecting </w:t>
      </w:r>
      <w:r w:rsidR="00F90066">
        <w:rPr>
          <w:sz w:val="28"/>
          <w:szCs w:val="28"/>
        </w:rPr>
        <w:t>yourself</w:t>
      </w:r>
      <w:r w:rsidR="005C6015">
        <w:rPr>
          <w:sz w:val="28"/>
          <w:szCs w:val="28"/>
        </w:rPr>
        <w:t>, your family, and your business</w:t>
      </w:r>
      <w:r w:rsidRPr="00B72DC0">
        <w:rPr>
          <w:sz w:val="28"/>
          <w:szCs w:val="28"/>
        </w:rPr>
        <w:t xml:space="preserve"> from potential cyber threats. By actively participating in online courses and webinars, </w:t>
      </w:r>
      <w:r w:rsidR="005C6015">
        <w:rPr>
          <w:sz w:val="28"/>
          <w:szCs w:val="28"/>
        </w:rPr>
        <w:t>you</w:t>
      </w:r>
      <w:r w:rsidRPr="00B72DC0">
        <w:rPr>
          <w:sz w:val="28"/>
          <w:szCs w:val="28"/>
        </w:rPr>
        <w:t xml:space="preserve"> can gain valuable knowledge on topics such as data encryption, malware detection, and network security protocols. This in turn, can contribute to creating a more secure digital environment for themselves and their colleagues.</w:t>
      </w:r>
    </w:p>
    <w:p w14:paraId="7B22DE49" w14:textId="77777777" w:rsidR="000F669A" w:rsidRPr="00B72DC0" w:rsidRDefault="000F669A" w:rsidP="00D01712">
      <w:pPr>
        <w:pStyle w:val="NoSpacing"/>
        <w:spacing w:line="259" w:lineRule="auto"/>
        <w:contextualSpacing/>
        <w:rPr>
          <w:sz w:val="28"/>
          <w:szCs w:val="28"/>
        </w:rPr>
      </w:pPr>
    </w:p>
    <w:p w14:paraId="667BB012" w14:textId="77777777" w:rsidR="00A3415A" w:rsidRDefault="000F669A" w:rsidP="00D01712">
      <w:pPr>
        <w:pStyle w:val="NoSpacing"/>
        <w:spacing w:line="259" w:lineRule="auto"/>
        <w:contextualSpacing/>
        <w:rPr>
          <w:sz w:val="28"/>
          <w:szCs w:val="28"/>
        </w:rPr>
      </w:pPr>
      <w:r w:rsidRPr="00B72DC0">
        <w:rPr>
          <w:sz w:val="28"/>
          <w:szCs w:val="28"/>
        </w:rPr>
        <w:lastRenderedPageBreak/>
        <w:t xml:space="preserve">Platforms like </w:t>
      </w:r>
      <w:r w:rsidR="005C6015">
        <w:rPr>
          <w:sz w:val="28"/>
          <w:szCs w:val="28"/>
        </w:rPr>
        <w:t>Udemy</w:t>
      </w:r>
      <w:r w:rsidRPr="00B72DC0">
        <w:rPr>
          <w:sz w:val="28"/>
          <w:szCs w:val="28"/>
        </w:rPr>
        <w:t xml:space="preserve"> and SANS Cyber Aces offer a wide variety of cyber security courses that cater to individuals of all levels of expertise. From beginners looking to grasp the basics of cyber security to experienced professionals seeking advanced threat detection and mitigation strategies, these platforms provide a comprehensive range of educational resources. </w:t>
      </w:r>
    </w:p>
    <w:p w14:paraId="56D5A410" w14:textId="77777777" w:rsidR="00A3415A" w:rsidRDefault="00A3415A" w:rsidP="00D01712">
      <w:pPr>
        <w:pStyle w:val="NoSpacing"/>
        <w:spacing w:line="259" w:lineRule="auto"/>
        <w:contextualSpacing/>
        <w:rPr>
          <w:sz w:val="28"/>
          <w:szCs w:val="28"/>
        </w:rPr>
      </w:pPr>
    </w:p>
    <w:p w14:paraId="03B68E09" w14:textId="3A7965F6" w:rsidR="000F669A" w:rsidRPr="00B72DC0" w:rsidRDefault="000F669A" w:rsidP="00D01712">
      <w:pPr>
        <w:pStyle w:val="NoSpacing"/>
        <w:spacing w:line="259" w:lineRule="auto"/>
        <w:contextualSpacing/>
        <w:rPr>
          <w:sz w:val="28"/>
          <w:szCs w:val="28"/>
        </w:rPr>
      </w:pPr>
      <w:r w:rsidRPr="00B72DC0">
        <w:rPr>
          <w:sz w:val="28"/>
          <w:szCs w:val="28"/>
        </w:rPr>
        <w:t xml:space="preserve">Additionally, the flexibility of online learning allows </w:t>
      </w:r>
      <w:r w:rsidR="00A3415A">
        <w:rPr>
          <w:sz w:val="28"/>
          <w:szCs w:val="28"/>
        </w:rPr>
        <w:t>you</w:t>
      </w:r>
      <w:r w:rsidRPr="00B72DC0">
        <w:rPr>
          <w:sz w:val="28"/>
          <w:szCs w:val="28"/>
        </w:rPr>
        <w:t xml:space="preserve"> to access these courses at </w:t>
      </w:r>
      <w:r w:rsidR="00A3415A">
        <w:rPr>
          <w:sz w:val="28"/>
          <w:szCs w:val="28"/>
        </w:rPr>
        <w:t>your</w:t>
      </w:r>
      <w:r w:rsidRPr="00B72DC0">
        <w:rPr>
          <w:sz w:val="28"/>
          <w:szCs w:val="28"/>
        </w:rPr>
        <w:t xml:space="preserve"> own pace and convenience, making it easier to fit cyber security awareness trainings into </w:t>
      </w:r>
      <w:r w:rsidR="00A3415A">
        <w:rPr>
          <w:sz w:val="28"/>
          <w:szCs w:val="28"/>
        </w:rPr>
        <w:t>your</w:t>
      </w:r>
      <w:r w:rsidRPr="00B72DC0">
        <w:rPr>
          <w:sz w:val="28"/>
          <w:szCs w:val="28"/>
        </w:rPr>
        <w:t xml:space="preserve"> busy schedule.</w:t>
      </w:r>
      <w:r w:rsidR="007B53F3">
        <w:rPr>
          <w:sz w:val="28"/>
          <w:szCs w:val="28"/>
        </w:rPr>
        <w:t xml:space="preserve"> </w:t>
      </w:r>
    </w:p>
    <w:p w14:paraId="0D7397F6" w14:textId="77777777" w:rsidR="000F669A" w:rsidRPr="00B72DC0" w:rsidRDefault="000F669A" w:rsidP="00D01712">
      <w:pPr>
        <w:pStyle w:val="NoSpacing"/>
        <w:spacing w:line="259" w:lineRule="auto"/>
        <w:contextualSpacing/>
        <w:rPr>
          <w:sz w:val="28"/>
          <w:szCs w:val="28"/>
        </w:rPr>
      </w:pPr>
    </w:p>
    <w:p w14:paraId="26995DAF" w14:textId="5A6A9E90" w:rsidR="000F669A" w:rsidRDefault="000F669A" w:rsidP="00D01712">
      <w:pPr>
        <w:pStyle w:val="NoSpacing"/>
        <w:spacing w:line="259" w:lineRule="auto"/>
        <w:contextualSpacing/>
        <w:rPr>
          <w:sz w:val="28"/>
          <w:szCs w:val="28"/>
        </w:rPr>
      </w:pPr>
      <w:r w:rsidRPr="00B72DC0">
        <w:rPr>
          <w:sz w:val="28"/>
          <w:szCs w:val="28"/>
        </w:rPr>
        <w:t xml:space="preserve">This proactive approach to staying informed and educated about cyber security can ultimately help in preventing </w:t>
      </w:r>
      <w:r w:rsidR="00A3415A" w:rsidRPr="00B72DC0">
        <w:rPr>
          <w:sz w:val="28"/>
          <w:szCs w:val="28"/>
        </w:rPr>
        <w:t>cyber-attacks</w:t>
      </w:r>
      <w:r w:rsidRPr="00B72DC0">
        <w:rPr>
          <w:sz w:val="28"/>
          <w:szCs w:val="28"/>
        </w:rPr>
        <w:t xml:space="preserve"> and data breaches, safeguarding sensitive information, and minimizing potential risks and vulnerabilities. It is crucial for </w:t>
      </w:r>
      <w:r w:rsidR="00A3415A">
        <w:rPr>
          <w:sz w:val="28"/>
          <w:szCs w:val="28"/>
        </w:rPr>
        <w:t>everyone</w:t>
      </w:r>
      <w:r w:rsidRPr="00B72DC0">
        <w:rPr>
          <w:sz w:val="28"/>
          <w:szCs w:val="28"/>
        </w:rPr>
        <w:t xml:space="preserve"> to understand the importance of cyber security awareness and take proactive steps to stay informed and educated in this rapidly evolving </w:t>
      </w:r>
      <w:r w:rsidR="00FD56BC">
        <w:rPr>
          <w:sz w:val="28"/>
          <w:szCs w:val="28"/>
        </w:rPr>
        <w:t>cyber-centric world</w:t>
      </w:r>
      <w:r w:rsidRPr="00B72DC0">
        <w:rPr>
          <w:sz w:val="28"/>
          <w:szCs w:val="28"/>
        </w:rPr>
        <w:t>.</w:t>
      </w:r>
    </w:p>
    <w:p w14:paraId="64ABC795" w14:textId="385F7876" w:rsidR="000F669A" w:rsidRDefault="000F669A" w:rsidP="00D01712">
      <w:pPr>
        <w:pStyle w:val="NoSpacing"/>
        <w:spacing w:line="259" w:lineRule="auto"/>
        <w:contextualSpacing/>
        <w:rPr>
          <w:sz w:val="28"/>
          <w:szCs w:val="28"/>
        </w:rPr>
      </w:pPr>
      <w:r w:rsidRPr="009A774D">
        <w:rPr>
          <w:sz w:val="28"/>
          <w:szCs w:val="28"/>
        </w:rPr>
        <w:br/>
      </w:r>
      <w:r w:rsidRPr="002C5413">
        <w:rPr>
          <w:b/>
          <w:bCs/>
          <w:sz w:val="28"/>
          <w:szCs w:val="28"/>
        </w:rPr>
        <w:t>Utilize resources such as</w:t>
      </w:r>
      <w:r w:rsidR="007E31AE">
        <w:rPr>
          <w:b/>
          <w:bCs/>
          <w:sz w:val="28"/>
          <w:szCs w:val="28"/>
        </w:rPr>
        <w:t xml:space="preserve"> free online</w:t>
      </w:r>
      <w:r w:rsidRPr="002C5413">
        <w:rPr>
          <w:b/>
          <w:bCs/>
          <w:sz w:val="28"/>
          <w:szCs w:val="28"/>
        </w:rPr>
        <w:t>-provided cybersecurity guidelines</w:t>
      </w:r>
    </w:p>
    <w:p w14:paraId="2D148422" w14:textId="6C219F9A" w:rsidR="000F669A" w:rsidRPr="0024478E" w:rsidRDefault="000F669A" w:rsidP="00D01712">
      <w:pPr>
        <w:pStyle w:val="NoSpacing"/>
        <w:spacing w:line="259" w:lineRule="auto"/>
        <w:contextualSpacing/>
        <w:rPr>
          <w:sz w:val="28"/>
          <w:szCs w:val="28"/>
        </w:rPr>
      </w:pPr>
      <w:r w:rsidRPr="009A774D">
        <w:rPr>
          <w:sz w:val="28"/>
          <w:szCs w:val="28"/>
        </w:rPr>
        <w:br/>
      </w:r>
      <w:r w:rsidRPr="0024478E">
        <w:rPr>
          <w:sz w:val="28"/>
          <w:szCs w:val="28"/>
        </w:rPr>
        <w:t xml:space="preserve">One of the most valuable resources for individuals and businesses looking to improve their cyber security is the guidance provided </w:t>
      </w:r>
      <w:r w:rsidR="0001210F">
        <w:rPr>
          <w:sz w:val="28"/>
          <w:szCs w:val="28"/>
        </w:rPr>
        <w:t>for free online by private and public sector organizations</w:t>
      </w:r>
      <w:r w:rsidRPr="0024478E">
        <w:rPr>
          <w:sz w:val="28"/>
          <w:szCs w:val="28"/>
        </w:rPr>
        <w:t xml:space="preserve">. </w:t>
      </w:r>
      <w:r w:rsidR="00875063">
        <w:rPr>
          <w:sz w:val="28"/>
          <w:szCs w:val="28"/>
        </w:rPr>
        <w:t xml:space="preserve">For example, </w:t>
      </w:r>
      <w:r w:rsidRPr="0024478E">
        <w:rPr>
          <w:sz w:val="28"/>
          <w:szCs w:val="28"/>
        </w:rPr>
        <w:t xml:space="preserve">The </w:t>
      </w:r>
      <w:r w:rsidR="00173E4B">
        <w:rPr>
          <w:sz w:val="28"/>
          <w:szCs w:val="28"/>
        </w:rPr>
        <w:t xml:space="preserve">FBI’s Internet Crime Complaint Center (IC3.gov) </w:t>
      </w:r>
      <w:r w:rsidRPr="0024478E">
        <w:rPr>
          <w:sz w:val="28"/>
          <w:szCs w:val="28"/>
        </w:rPr>
        <w:t>and the U</w:t>
      </w:r>
      <w:r w:rsidR="00173E4B">
        <w:rPr>
          <w:sz w:val="28"/>
          <w:szCs w:val="28"/>
        </w:rPr>
        <w:t xml:space="preserve">nited </w:t>
      </w:r>
      <w:r w:rsidRPr="0024478E">
        <w:rPr>
          <w:sz w:val="28"/>
          <w:szCs w:val="28"/>
        </w:rPr>
        <w:t>K</w:t>
      </w:r>
      <w:r w:rsidR="00173E4B">
        <w:rPr>
          <w:sz w:val="28"/>
          <w:szCs w:val="28"/>
        </w:rPr>
        <w:t>ingdom</w:t>
      </w:r>
      <w:r w:rsidRPr="0024478E">
        <w:rPr>
          <w:sz w:val="28"/>
          <w:szCs w:val="28"/>
        </w:rPr>
        <w:t xml:space="preserve"> N</w:t>
      </w:r>
      <w:r w:rsidR="00173E4B">
        <w:rPr>
          <w:sz w:val="28"/>
          <w:szCs w:val="28"/>
        </w:rPr>
        <w:t xml:space="preserve">ational </w:t>
      </w:r>
      <w:r w:rsidRPr="0024478E">
        <w:rPr>
          <w:sz w:val="28"/>
          <w:szCs w:val="28"/>
        </w:rPr>
        <w:t>C</w:t>
      </w:r>
      <w:r w:rsidR="00AF4328">
        <w:rPr>
          <w:sz w:val="28"/>
          <w:szCs w:val="28"/>
        </w:rPr>
        <w:t>yber</w:t>
      </w:r>
      <w:r w:rsidR="00173E4B">
        <w:rPr>
          <w:sz w:val="28"/>
          <w:szCs w:val="28"/>
        </w:rPr>
        <w:t xml:space="preserve"> </w:t>
      </w:r>
      <w:r w:rsidRPr="0024478E">
        <w:rPr>
          <w:sz w:val="28"/>
          <w:szCs w:val="28"/>
        </w:rPr>
        <w:t>S</w:t>
      </w:r>
      <w:r w:rsidR="00AF4328">
        <w:rPr>
          <w:sz w:val="28"/>
          <w:szCs w:val="28"/>
        </w:rPr>
        <w:t xml:space="preserve">ecurity </w:t>
      </w:r>
      <w:r w:rsidRPr="0024478E">
        <w:rPr>
          <w:sz w:val="28"/>
          <w:szCs w:val="28"/>
        </w:rPr>
        <w:t>C</w:t>
      </w:r>
      <w:r w:rsidR="00AF4328">
        <w:rPr>
          <w:sz w:val="28"/>
          <w:szCs w:val="28"/>
        </w:rPr>
        <w:t>entre</w:t>
      </w:r>
      <w:r w:rsidRPr="0024478E">
        <w:rPr>
          <w:sz w:val="28"/>
          <w:szCs w:val="28"/>
        </w:rPr>
        <w:t xml:space="preserve"> </w:t>
      </w:r>
      <w:r w:rsidR="00AC1BBD">
        <w:rPr>
          <w:sz w:val="28"/>
          <w:szCs w:val="28"/>
        </w:rPr>
        <w:t>(</w:t>
      </w:r>
      <w:r w:rsidR="001F3E9C" w:rsidRPr="001F3E9C">
        <w:rPr>
          <w:sz w:val="28"/>
          <w:szCs w:val="28"/>
        </w:rPr>
        <w:t>https://www.ncsc.gov.uk/</w:t>
      </w:r>
      <w:r w:rsidR="00AC1BBD">
        <w:rPr>
          <w:sz w:val="28"/>
          <w:szCs w:val="28"/>
        </w:rPr>
        <w:t>)</w:t>
      </w:r>
      <w:r w:rsidR="001F3E9C">
        <w:rPr>
          <w:sz w:val="28"/>
          <w:szCs w:val="28"/>
        </w:rPr>
        <w:t xml:space="preserve"> </w:t>
      </w:r>
      <w:r w:rsidRPr="0024478E">
        <w:rPr>
          <w:sz w:val="28"/>
          <w:szCs w:val="28"/>
        </w:rPr>
        <w:t>both offer a wealth of free resources and guidelines to help individuals and organizations enhance their cyber security posture. By taking advantage of these resources, you can gain a better understanding of the latest best practices and measures to protect your personal and business information online.</w:t>
      </w:r>
    </w:p>
    <w:p w14:paraId="071DE080" w14:textId="77777777" w:rsidR="000F669A" w:rsidRPr="0024478E" w:rsidRDefault="000F669A" w:rsidP="00D01712">
      <w:pPr>
        <w:pStyle w:val="NoSpacing"/>
        <w:spacing w:line="259" w:lineRule="auto"/>
        <w:contextualSpacing/>
        <w:rPr>
          <w:sz w:val="28"/>
          <w:szCs w:val="28"/>
        </w:rPr>
      </w:pPr>
    </w:p>
    <w:p w14:paraId="203A414E" w14:textId="58719D2E" w:rsidR="000F669A" w:rsidRPr="0024478E" w:rsidRDefault="000F669A" w:rsidP="00D01712">
      <w:pPr>
        <w:pStyle w:val="NoSpacing"/>
        <w:spacing w:line="259" w:lineRule="auto"/>
        <w:contextualSpacing/>
        <w:rPr>
          <w:sz w:val="28"/>
          <w:szCs w:val="28"/>
        </w:rPr>
      </w:pPr>
      <w:r w:rsidRPr="0024478E">
        <w:rPr>
          <w:sz w:val="28"/>
          <w:szCs w:val="28"/>
        </w:rPr>
        <w:t xml:space="preserve">These guidelines cover a wide range of topics, including threat intelligence, incident response, network security, and data protection. They offer practical advice and actionable steps that individuals and organizations can take to minimize the risk of </w:t>
      </w:r>
      <w:r w:rsidR="00510A01" w:rsidRPr="0024478E">
        <w:rPr>
          <w:sz w:val="28"/>
          <w:szCs w:val="28"/>
        </w:rPr>
        <w:t>cyber-attacks</w:t>
      </w:r>
      <w:r w:rsidRPr="0024478E">
        <w:rPr>
          <w:sz w:val="28"/>
          <w:szCs w:val="28"/>
        </w:rPr>
        <w:t xml:space="preserve"> and data breaches. By </w:t>
      </w:r>
      <w:r w:rsidR="00510A01">
        <w:rPr>
          <w:sz w:val="28"/>
          <w:szCs w:val="28"/>
        </w:rPr>
        <w:t>reviewing</w:t>
      </w:r>
      <w:r w:rsidRPr="0024478E">
        <w:rPr>
          <w:sz w:val="28"/>
          <w:szCs w:val="28"/>
        </w:rPr>
        <w:t xml:space="preserve"> these guidelines, you can strengthen your defenses against common cyber threats and reduce the likelihood of falling victim to malicious actors.</w:t>
      </w:r>
    </w:p>
    <w:p w14:paraId="75E806A7" w14:textId="77777777" w:rsidR="000F669A" w:rsidRPr="0024478E" w:rsidRDefault="000F669A" w:rsidP="00D01712">
      <w:pPr>
        <w:pStyle w:val="NoSpacing"/>
        <w:spacing w:line="259" w:lineRule="auto"/>
        <w:contextualSpacing/>
        <w:rPr>
          <w:sz w:val="28"/>
          <w:szCs w:val="28"/>
        </w:rPr>
      </w:pPr>
    </w:p>
    <w:p w14:paraId="61543325" w14:textId="6C3EB909" w:rsidR="000F669A" w:rsidRDefault="000F669A" w:rsidP="00D01712">
      <w:pPr>
        <w:pStyle w:val="NoSpacing"/>
        <w:spacing w:line="259" w:lineRule="auto"/>
        <w:contextualSpacing/>
        <w:rPr>
          <w:sz w:val="28"/>
          <w:szCs w:val="28"/>
        </w:rPr>
      </w:pPr>
      <w:r w:rsidRPr="0024478E">
        <w:rPr>
          <w:sz w:val="28"/>
          <w:szCs w:val="28"/>
        </w:rPr>
        <w:t xml:space="preserve">As technology continues to advance, so too do the tactics of cyber criminals. By utilizing the resources and guidelines provided </w:t>
      </w:r>
      <w:r w:rsidR="00681B64">
        <w:rPr>
          <w:sz w:val="28"/>
          <w:szCs w:val="28"/>
        </w:rPr>
        <w:t>by these agencies (and others)</w:t>
      </w:r>
      <w:r w:rsidRPr="0024478E">
        <w:rPr>
          <w:sz w:val="28"/>
          <w:szCs w:val="28"/>
        </w:rPr>
        <w:t xml:space="preserve">, individuals and organizations can stay ahead of emerging threats and proactively protect themselves against </w:t>
      </w:r>
      <w:r w:rsidR="00681B64" w:rsidRPr="0024478E">
        <w:rPr>
          <w:sz w:val="28"/>
          <w:szCs w:val="28"/>
        </w:rPr>
        <w:t>cyber-attacks</w:t>
      </w:r>
      <w:r w:rsidRPr="0024478E">
        <w:rPr>
          <w:sz w:val="28"/>
          <w:szCs w:val="28"/>
        </w:rPr>
        <w:t xml:space="preserve">. Whether you're a small business owner looking to secure your company's </w:t>
      </w:r>
      <w:r w:rsidR="00A12695" w:rsidRPr="0024478E">
        <w:rPr>
          <w:sz w:val="28"/>
          <w:szCs w:val="28"/>
        </w:rPr>
        <w:t>data,</w:t>
      </w:r>
      <w:r w:rsidRPr="0024478E">
        <w:rPr>
          <w:sz w:val="28"/>
          <w:szCs w:val="28"/>
        </w:rPr>
        <w:t xml:space="preserve"> or an individual concerned about your personal online security, these resources offer valuable insights and actionable steps to bolster your cyber defenses.</w:t>
      </w:r>
    </w:p>
    <w:p w14:paraId="763B03A8" w14:textId="77777777" w:rsidR="000F669A" w:rsidRDefault="000F669A" w:rsidP="00D01712">
      <w:pPr>
        <w:pStyle w:val="NoSpacing"/>
        <w:spacing w:line="259" w:lineRule="auto"/>
        <w:contextualSpacing/>
        <w:rPr>
          <w:b/>
          <w:bCs/>
          <w:sz w:val="28"/>
          <w:szCs w:val="28"/>
        </w:rPr>
      </w:pPr>
      <w:r w:rsidRPr="009A774D">
        <w:rPr>
          <w:sz w:val="28"/>
          <w:szCs w:val="28"/>
        </w:rPr>
        <w:br/>
      </w:r>
      <w:r w:rsidRPr="002C5413">
        <w:rPr>
          <w:b/>
          <w:bCs/>
          <w:sz w:val="28"/>
          <w:szCs w:val="28"/>
        </w:rPr>
        <w:t>Share knowledge and resources with family, friends, and colleagues</w:t>
      </w:r>
    </w:p>
    <w:p w14:paraId="51082F7A" w14:textId="0D7895B6" w:rsidR="000F669A" w:rsidRPr="00A222C7" w:rsidRDefault="000F669A" w:rsidP="00D01712">
      <w:pPr>
        <w:pStyle w:val="NoSpacing"/>
        <w:spacing w:line="259" w:lineRule="auto"/>
        <w:contextualSpacing/>
        <w:rPr>
          <w:sz w:val="28"/>
          <w:szCs w:val="28"/>
        </w:rPr>
      </w:pPr>
      <w:r w:rsidRPr="002C5413">
        <w:rPr>
          <w:b/>
          <w:bCs/>
          <w:sz w:val="28"/>
          <w:szCs w:val="28"/>
        </w:rPr>
        <w:br/>
      </w:r>
      <w:r w:rsidR="003A55F2">
        <w:rPr>
          <w:sz w:val="28"/>
          <w:szCs w:val="28"/>
        </w:rPr>
        <w:t xml:space="preserve">One of the best ways to staying Cyber Smart is </w:t>
      </w:r>
      <w:r w:rsidR="000F7BA7">
        <w:rPr>
          <w:sz w:val="28"/>
          <w:szCs w:val="28"/>
        </w:rPr>
        <w:t>by</w:t>
      </w:r>
      <w:r w:rsidRPr="00A222C7">
        <w:rPr>
          <w:sz w:val="28"/>
          <w:szCs w:val="28"/>
        </w:rPr>
        <w:t xml:space="preserve"> staying informed about the latest cyber security news </w:t>
      </w:r>
      <w:r w:rsidR="000F7BA7" w:rsidRPr="000F7BA7">
        <w:rPr>
          <w:b/>
          <w:bCs/>
          <w:sz w:val="28"/>
          <w:szCs w:val="28"/>
        </w:rPr>
        <w:t>AND</w:t>
      </w:r>
      <w:r w:rsidRPr="00A222C7">
        <w:rPr>
          <w:sz w:val="28"/>
          <w:szCs w:val="28"/>
        </w:rPr>
        <w:t xml:space="preserve"> sharing that information with others. By keeping up to date on the latest threats, scams, and best practices, you can help your family, friends, and colleagues stay one step ahead of cyber criminals. This can include sharing articles, blog posts, </w:t>
      </w:r>
      <w:r w:rsidR="000F7BA7">
        <w:rPr>
          <w:sz w:val="28"/>
          <w:szCs w:val="28"/>
        </w:rPr>
        <w:t xml:space="preserve">podcasts, </w:t>
      </w:r>
      <w:r w:rsidRPr="00A222C7">
        <w:rPr>
          <w:sz w:val="28"/>
          <w:szCs w:val="28"/>
        </w:rPr>
        <w:t>or even attending webinars and conferences together to learn more about cyber security.</w:t>
      </w:r>
    </w:p>
    <w:p w14:paraId="42124771" w14:textId="77777777" w:rsidR="000F669A" w:rsidRPr="00A222C7" w:rsidRDefault="000F669A" w:rsidP="00D01712">
      <w:pPr>
        <w:pStyle w:val="NoSpacing"/>
        <w:spacing w:line="259" w:lineRule="auto"/>
        <w:contextualSpacing/>
        <w:rPr>
          <w:sz w:val="28"/>
          <w:szCs w:val="28"/>
        </w:rPr>
      </w:pPr>
    </w:p>
    <w:p w14:paraId="524B9803" w14:textId="77777777" w:rsidR="000F669A" w:rsidRPr="00A222C7" w:rsidRDefault="000F669A" w:rsidP="00D01712">
      <w:pPr>
        <w:pStyle w:val="NoSpacing"/>
        <w:spacing w:line="259" w:lineRule="auto"/>
        <w:contextualSpacing/>
        <w:rPr>
          <w:sz w:val="28"/>
          <w:szCs w:val="28"/>
        </w:rPr>
      </w:pPr>
      <w:r w:rsidRPr="00A222C7">
        <w:rPr>
          <w:sz w:val="28"/>
          <w:szCs w:val="28"/>
        </w:rPr>
        <w:t>Another way to share knowledge and resources is by recommending useful tools and resources that can help protect their devices and personal information. This could include antivirus software, password managers, and secure communication apps. By sharing these recommendations, you can help ensure that everyone in your network has the necessary tools to protect themselves online.</w:t>
      </w:r>
    </w:p>
    <w:p w14:paraId="39137C63" w14:textId="77777777" w:rsidR="000F669A" w:rsidRPr="00A222C7" w:rsidRDefault="000F669A" w:rsidP="00D01712">
      <w:pPr>
        <w:pStyle w:val="NoSpacing"/>
        <w:spacing w:line="259" w:lineRule="auto"/>
        <w:contextualSpacing/>
        <w:rPr>
          <w:sz w:val="28"/>
          <w:szCs w:val="28"/>
        </w:rPr>
      </w:pPr>
    </w:p>
    <w:p w14:paraId="7BDB3C0A" w14:textId="77777777" w:rsidR="000B070F" w:rsidRDefault="000F669A" w:rsidP="00D01712">
      <w:pPr>
        <w:pStyle w:val="NoSpacing"/>
        <w:spacing w:line="259" w:lineRule="auto"/>
        <w:contextualSpacing/>
        <w:rPr>
          <w:sz w:val="28"/>
          <w:szCs w:val="28"/>
        </w:rPr>
      </w:pPr>
      <w:r w:rsidRPr="00A222C7">
        <w:rPr>
          <w:sz w:val="28"/>
          <w:szCs w:val="28"/>
        </w:rPr>
        <w:t xml:space="preserve">Finally, it's important to lead by example and practice good cyber security habits yourself. By demonstrating safe online behavior, such as using strong, unique passwords, being cautious about clicking on links and attachments, and regularly updating software, you can show others how to protect themselves online. </w:t>
      </w:r>
    </w:p>
    <w:p w14:paraId="765CE688" w14:textId="77777777" w:rsidR="000B070F" w:rsidRDefault="000B070F" w:rsidP="00D01712">
      <w:pPr>
        <w:pStyle w:val="NoSpacing"/>
        <w:spacing w:line="259" w:lineRule="auto"/>
        <w:contextualSpacing/>
        <w:rPr>
          <w:sz w:val="28"/>
          <w:szCs w:val="28"/>
        </w:rPr>
      </w:pPr>
    </w:p>
    <w:p w14:paraId="3B97BEE0" w14:textId="249B56C7" w:rsidR="000F669A" w:rsidRDefault="000F669A" w:rsidP="00D01712">
      <w:pPr>
        <w:pStyle w:val="NoSpacing"/>
        <w:spacing w:line="259" w:lineRule="auto"/>
        <w:contextualSpacing/>
        <w:rPr>
          <w:sz w:val="28"/>
          <w:szCs w:val="28"/>
        </w:rPr>
      </w:pPr>
      <w:r w:rsidRPr="00A222C7">
        <w:rPr>
          <w:sz w:val="28"/>
          <w:szCs w:val="28"/>
        </w:rPr>
        <w:t>Additionally, by being open and willing to discuss cyber security issues, you can create an environment where your family, friends, and colleagues feel comfortable asking questions and sharing their own knowledge and experiences.</w:t>
      </w:r>
    </w:p>
    <w:p w14:paraId="47827A35" w14:textId="77777777" w:rsidR="000F669A" w:rsidRDefault="000F669A" w:rsidP="00D01712">
      <w:pPr>
        <w:pStyle w:val="NoSpacing"/>
        <w:spacing w:line="259" w:lineRule="auto"/>
        <w:contextualSpacing/>
        <w:rPr>
          <w:sz w:val="28"/>
          <w:szCs w:val="28"/>
        </w:rPr>
      </w:pPr>
      <w:r w:rsidRPr="009A774D">
        <w:rPr>
          <w:sz w:val="28"/>
          <w:szCs w:val="28"/>
        </w:rPr>
        <w:br/>
      </w:r>
      <w:r w:rsidRPr="002C5413">
        <w:rPr>
          <w:b/>
          <w:bCs/>
          <w:sz w:val="28"/>
          <w:szCs w:val="28"/>
        </w:rPr>
        <w:t>Keep an open mind and adapt to new cyber security challenges</w:t>
      </w:r>
    </w:p>
    <w:p w14:paraId="73970D21" w14:textId="77777777" w:rsidR="000F669A" w:rsidRPr="00B40959" w:rsidRDefault="000F669A" w:rsidP="00D01712">
      <w:pPr>
        <w:pStyle w:val="NoSpacing"/>
        <w:spacing w:line="259" w:lineRule="auto"/>
        <w:contextualSpacing/>
        <w:rPr>
          <w:sz w:val="28"/>
          <w:szCs w:val="28"/>
        </w:rPr>
      </w:pPr>
      <w:r w:rsidRPr="002C5413">
        <w:rPr>
          <w:sz w:val="28"/>
          <w:szCs w:val="28"/>
        </w:rPr>
        <w:lastRenderedPageBreak/>
        <w:br/>
      </w:r>
      <w:r w:rsidRPr="00B40959">
        <w:rPr>
          <w:sz w:val="28"/>
          <w:szCs w:val="28"/>
        </w:rPr>
        <w:t>In today's digital age, cyber security is more important than ever. With new technologies emerging and old vulnerabilities being exploited, the cyber landscape is constantly evolving. It's crucial for individuals and organizations to keep an open mind and stay informed about new cyber security challenges. By staying proactive and open to learning, you can better understand and anticipate potential threats, and take necessary steps to protect against them.</w:t>
      </w:r>
    </w:p>
    <w:p w14:paraId="04DFAEF1" w14:textId="77777777" w:rsidR="000F669A" w:rsidRPr="00B40959" w:rsidRDefault="000F669A" w:rsidP="00D01712">
      <w:pPr>
        <w:pStyle w:val="NoSpacing"/>
        <w:spacing w:line="259" w:lineRule="auto"/>
        <w:contextualSpacing/>
        <w:rPr>
          <w:sz w:val="28"/>
          <w:szCs w:val="28"/>
        </w:rPr>
      </w:pPr>
    </w:p>
    <w:p w14:paraId="14470216" w14:textId="77777777" w:rsidR="000F669A" w:rsidRPr="00B40959" w:rsidRDefault="000F669A" w:rsidP="00D01712">
      <w:pPr>
        <w:pStyle w:val="NoSpacing"/>
        <w:spacing w:line="259" w:lineRule="auto"/>
        <w:contextualSpacing/>
        <w:rPr>
          <w:sz w:val="28"/>
          <w:szCs w:val="28"/>
        </w:rPr>
      </w:pPr>
      <w:r w:rsidRPr="00B40959">
        <w:rPr>
          <w:sz w:val="28"/>
          <w:szCs w:val="28"/>
        </w:rPr>
        <w:t>Adapting to new cyber security challenges requires a willingness to learn and an openness to new ideas and approaches. It's important to stay informed about the latest cyber threats and security measures, and to continuously update your knowledge and skills. This might involve attending industry conferences, participating in training programs, or simply staying up to date with the latest news and developments in cyber security. By continuously learning and adapting, you can better protect yourself and your organization from the ever-evolving cyber threats.</w:t>
      </w:r>
    </w:p>
    <w:p w14:paraId="0327B1C1" w14:textId="77777777" w:rsidR="000F669A" w:rsidRPr="00B40959" w:rsidRDefault="000F669A" w:rsidP="00D01712">
      <w:pPr>
        <w:pStyle w:val="NoSpacing"/>
        <w:spacing w:line="259" w:lineRule="auto"/>
        <w:contextualSpacing/>
        <w:rPr>
          <w:sz w:val="28"/>
          <w:szCs w:val="28"/>
        </w:rPr>
      </w:pPr>
    </w:p>
    <w:p w14:paraId="24DAEF97" w14:textId="77777777" w:rsidR="000F669A" w:rsidRDefault="000F669A" w:rsidP="00D01712">
      <w:pPr>
        <w:pStyle w:val="NoSpacing"/>
        <w:spacing w:line="259" w:lineRule="auto"/>
        <w:contextualSpacing/>
        <w:rPr>
          <w:sz w:val="28"/>
          <w:szCs w:val="28"/>
        </w:rPr>
      </w:pPr>
      <w:r w:rsidRPr="00B40959">
        <w:rPr>
          <w:sz w:val="28"/>
          <w:szCs w:val="28"/>
        </w:rPr>
        <w:t>In addition to staying informed and continuously learning, it's also important to be proactive in addressing cyber security challenges. This might involve regularly updating software and systems, conducting security audits and assessments, and implementing robust security measures. By taking a proactive approach to cyber security, you can better protect against potential threats and minimize the risk of security breaches. Ultimately, by keeping an open mind and being proactive in addressing new cyber security challenges, you can better equip yourself to navigate the constantly evolving cyber landscape.</w:t>
      </w:r>
    </w:p>
    <w:p w14:paraId="3A782A21" w14:textId="0BCBEFD3" w:rsidR="002624EE" w:rsidRDefault="000F669A" w:rsidP="00D01712">
      <w:pPr>
        <w:pStyle w:val="NoSpacing"/>
        <w:spacing w:line="259" w:lineRule="auto"/>
        <w:contextualSpacing/>
        <w:rPr>
          <w:sz w:val="28"/>
          <w:szCs w:val="28"/>
        </w:rPr>
      </w:pPr>
      <w:r w:rsidRPr="009A774D">
        <w:rPr>
          <w:sz w:val="28"/>
          <w:szCs w:val="28"/>
        </w:rPr>
        <w:br/>
        <w:t>By following these steps and utilizing the suggested resources, you will be well on your way to becoming a cyber smart individual, equipped with the knowledge and tools to protect yourself and your loved ones online. Remember, cyber security is a collective effort, and by staying informed and sharing knowledge, we can make the online world a safer place for everyone.</w:t>
      </w:r>
    </w:p>
    <w:p w14:paraId="22AF1A10" w14:textId="77777777" w:rsidR="007B507E" w:rsidRDefault="007B507E" w:rsidP="00D01712">
      <w:pPr>
        <w:pStyle w:val="NoSpacing"/>
        <w:spacing w:line="259" w:lineRule="auto"/>
        <w:contextualSpacing/>
        <w:rPr>
          <w:sz w:val="28"/>
          <w:szCs w:val="28"/>
        </w:rPr>
      </w:pPr>
    </w:p>
    <w:p w14:paraId="1A04ED5C" w14:textId="7D39E438" w:rsidR="007B507E" w:rsidRDefault="007B507E" w:rsidP="00D01712">
      <w:pPr>
        <w:pStyle w:val="NoSpacing"/>
        <w:spacing w:line="259" w:lineRule="auto"/>
        <w:contextualSpacing/>
        <w:rPr>
          <w:b/>
          <w:bCs/>
          <w:sz w:val="28"/>
          <w:szCs w:val="28"/>
        </w:rPr>
      </w:pPr>
      <w:r w:rsidRPr="007B507E">
        <w:rPr>
          <w:b/>
          <w:bCs/>
          <w:sz w:val="28"/>
          <w:szCs w:val="28"/>
        </w:rPr>
        <w:t>Podcasts</w:t>
      </w:r>
    </w:p>
    <w:p w14:paraId="5A80167E" w14:textId="4C752C0B" w:rsidR="007B507E" w:rsidRDefault="007B507E" w:rsidP="00D01712">
      <w:pPr>
        <w:pStyle w:val="NoSpacing"/>
        <w:spacing w:line="259" w:lineRule="auto"/>
        <w:contextualSpacing/>
        <w:rPr>
          <w:sz w:val="28"/>
          <w:szCs w:val="28"/>
        </w:rPr>
      </w:pPr>
    </w:p>
    <w:p w14:paraId="6EE460BE" w14:textId="406BD7BF" w:rsidR="00EC4E9C" w:rsidRDefault="00EC4E9C" w:rsidP="00D01712">
      <w:pPr>
        <w:pStyle w:val="NoSpacing"/>
        <w:spacing w:line="259" w:lineRule="auto"/>
        <w:contextualSpacing/>
        <w:rPr>
          <w:sz w:val="28"/>
          <w:szCs w:val="28"/>
        </w:rPr>
      </w:pPr>
      <w:r>
        <w:rPr>
          <w:sz w:val="28"/>
          <w:szCs w:val="28"/>
        </w:rPr>
        <w:lastRenderedPageBreak/>
        <w:t xml:space="preserve">As a podcaster, I would be remiss if I didn’t take a </w:t>
      </w:r>
      <w:r w:rsidR="00820FCB">
        <w:rPr>
          <w:sz w:val="28"/>
          <w:szCs w:val="28"/>
        </w:rPr>
        <w:t xml:space="preserve">moment to mention the value of podcasts. There are </w:t>
      </w:r>
      <w:r w:rsidR="00EA465B">
        <w:rPr>
          <w:sz w:val="28"/>
          <w:szCs w:val="28"/>
        </w:rPr>
        <w:t xml:space="preserve">hundreds, if not </w:t>
      </w:r>
      <w:r w:rsidR="00B00480">
        <w:rPr>
          <w:sz w:val="28"/>
          <w:szCs w:val="28"/>
        </w:rPr>
        <w:t xml:space="preserve">thousands, of podcasts </w:t>
      </w:r>
      <w:r w:rsidR="00377D32">
        <w:rPr>
          <w:sz w:val="28"/>
          <w:szCs w:val="28"/>
        </w:rPr>
        <w:t>availabl</w:t>
      </w:r>
      <w:r w:rsidR="00BC183A">
        <w:rPr>
          <w:sz w:val="28"/>
          <w:szCs w:val="28"/>
        </w:rPr>
        <w:t xml:space="preserve">e based on the variety of topics within the cyber </w:t>
      </w:r>
      <w:r w:rsidR="00AC7D76">
        <w:rPr>
          <w:sz w:val="28"/>
          <w:szCs w:val="28"/>
        </w:rPr>
        <w:t xml:space="preserve">universe. </w:t>
      </w:r>
      <w:r w:rsidR="002C355A">
        <w:rPr>
          <w:sz w:val="28"/>
          <w:szCs w:val="28"/>
        </w:rPr>
        <w:t xml:space="preserve">Some are true cybercrime story oriented, some are for the more technically minded, and some are </w:t>
      </w:r>
      <w:r w:rsidR="00D3649D">
        <w:rPr>
          <w:sz w:val="28"/>
          <w:szCs w:val="28"/>
        </w:rPr>
        <w:t>news and interview/opinion</w:t>
      </w:r>
      <w:r w:rsidR="00A677CB">
        <w:rPr>
          <w:sz w:val="28"/>
          <w:szCs w:val="28"/>
        </w:rPr>
        <w:t xml:space="preserve"> (</w:t>
      </w:r>
      <w:r w:rsidR="00D3649D">
        <w:rPr>
          <w:sz w:val="28"/>
          <w:szCs w:val="28"/>
        </w:rPr>
        <w:t xml:space="preserve">like the </w:t>
      </w:r>
      <w:r w:rsidR="00D3649D" w:rsidRPr="00A677CB">
        <w:rPr>
          <w:i/>
          <w:iCs/>
          <w:sz w:val="28"/>
          <w:szCs w:val="28"/>
        </w:rPr>
        <w:t>CyBUr Guy Podcast</w:t>
      </w:r>
      <w:r w:rsidR="00D3649D">
        <w:rPr>
          <w:sz w:val="28"/>
          <w:szCs w:val="28"/>
        </w:rPr>
        <w:t xml:space="preserve"> and </w:t>
      </w:r>
      <w:r w:rsidR="00A677CB">
        <w:rPr>
          <w:sz w:val="28"/>
          <w:szCs w:val="28"/>
        </w:rPr>
        <w:t xml:space="preserve">CyBUr Smart Morning news update – it’s my book, so </w:t>
      </w:r>
      <w:r w:rsidR="007E419E">
        <w:rPr>
          <w:sz w:val="28"/>
          <w:szCs w:val="28"/>
        </w:rPr>
        <w:t>a little shameless plug should be expected!</w:t>
      </w:r>
      <w:r w:rsidR="00580C9B">
        <w:rPr>
          <w:sz w:val="28"/>
          <w:szCs w:val="28"/>
        </w:rPr>
        <w:t>)</w:t>
      </w:r>
    </w:p>
    <w:p w14:paraId="3C388A1B" w14:textId="77777777" w:rsidR="00580C9B" w:rsidRDefault="00580C9B" w:rsidP="00D01712">
      <w:pPr>
        <w:pStyle w:val="NoSpacing"/>
        <w:spacing w:line="259" w:lineRule="auto"/>
        <w:contextualSpacing/>
        <w:rPr>
          <w:sz w:val="28"/>
          <w:szCs w:val="28"/>
        </w:rPr>
      </w:pPr>
    </w:p>
    <w:p w14:paraId="6D4B4B75" w14:textId="5ED6BCD8" w:rsidR="00580C9B" w:rsidRPr="007B507E" w:rsidRDefault="00580C9B" w:rsidP="00D01712">
      <w:pPr>
        <w:pStyle w:val="NoSpacing"/>
        <w:spacing w:line="259" w:lineRule="auto"/>
        <w:contextualSpacing/>
        <w:rPr>
          <w:sz w:val="28"/>
          <w:szCs w:val="28"/>
        </w:rPr>
      </w:pPr>
      <w:r>
        <w:rPr>
          <w:sz w:val="28"/>
          <w:szCs w:val="28"/>
        </w:rPr>
        <w:t xml:space="preserve">Like I say with the tools and resources, find the podcasts that work for you. </w:t>
      </w:r>
      <w:r w:rsidR="00181D1F">
        <w:rPr>
          <w:sz w:val="28"/>
          <w:szCs w:val="28"/>
        </w:rPr>
        <w:t>It’s ok, it isn’t mine, I’m not vain!</w:t>
      </w:r>
    </w:p>
    <w:p w14:paraId="0A70CC12" w14:textId="77777777" w:rsidR="002624EE" w:rsidRDefault="002624EE" w:rsidP="00D01712">
      <w:pPr>
        <w:pStyle w:val="NoSpacing"/>
        <w:spacing w:line="259" w:lineRule="auto"/>
        <w:contextualSpacing/>
        <w:rPr>
          <w:sz w:val="28"/>
          <w:szCs w:val="28"/>
        </w:rPr>
      </w:pPr>
    </w:p>
    <w:p w14:paraId="65D8E66B" w14:textId="54C4038D" w:rsidR="002624EE" w:rsidRDefault="00410B12" w:rsidP="00D01712">
      <w:pPr>
        <w:pStyle w:val="Heading2"/>
        <w:contextualSpacing/>
      </w:pPr>
      <w:r w:rsidRPr="00840924">
        <w:t>Tools and Resources</w:t>
      </w:r>
    </w:p>
    <w:p w14:paraId="01343D6E" w14:textId="77777777" w:rsidR="00181D1F" w:rsidRDefault="00181D1F" w:rsidP="00181D1F">
      <w:pPr>
        <w:pStyle w:val="NoSpacing"/>
      </w:pPr>
    </w:p>
    <w:p w14:paraId="1ADF57DB" w14:textId="5212D970" w:rsidR="00181D1F" w:rsidRDefault="00181D1F" w:rsidP="00181D1F">
      <w:pPr>
        <w:contextualSpacing/>
        <w:rPr>
          <w:szCs w:val="28"/>
        </w:rPr>
      </w:pPr>
      <w:r w:rsidRPr="00CF7776">
        <w:rPr>
          <w:szCs w:val="28"/>
        </w:rPr>
        <w:t xml:space="preserve">Here's a list of tools and resources </w:t>
      </w:r>
      <w:r>
        <w:rPr>
          <w:szCs w:val="28"/>
        </w:rPr>
        <w:t xml:space="preserve">that can help you </w:t>
      </w:r>
      <w:r w:rsidR="003121EF">
        <w:rPr>
          <w:szCs w:val="28"/>
        </w:rPr>
        <w:t xml:space="preserve">stay informed on </w:t>
      </w:r>
      <w:r w:rsidR="00B954F2">
        <w:rPr>
          <w:szCs w:val="28"/>
        </w:rPr>
        <w:t>the always evolving cyber landscape</w:t>
      </w:r>
      <w:r>
        <w:rPr>
          <w:szCs w:val="28"/>
        </w:rPr>
        <w:t>.</w:t>
      </w:r>
    </w:p>
    <w:p w14:paraId="053A2EF3" w14:textId="77777777" w:rsidR="00181D1F" w:rsidRDefault="00181D1F" w:rsidP="00181D1F">
      <w:pPr>
        <w:contextualSpacing/>
        <w:rPr>
          <w:szCs w:val="28"/>
        </w:rPr>
      </w:pPr>
    </w:p>
    <w:p w14:paraId="2427D135" w14:textId="77777777" w:rsidR="00181D1F" w:rsidRDefault="00181D1F" w:rsidP="00B954F2">
      <w:pPr>
        <w:spacing w:after="100" w:afterAutospacing="1"/>
        <w:contextualSpacing/>
        <w:rPr>
          <w:szCs w:val="28"/>
        </w:rPr>
      </w:pPr>
      <w:r>
        <w:rPr>
          <w:i/>
          <w:iCs/>
          <w:szCs w:val="28"/>
        </w:rPr>
        <w:t>As</w:t>
      </w:r>
      <w:r w:rsidRPr="00915A2F">
        <w:rPr>
          <w:i/>
          <w:iCs/>
          <w:szCs w:val="28"/>
        </w:rPr>
        <w:t xml:space="preserve"> with all tools recommended in the book, part of being Cyber Smart is doing your own due diligence on any tools you may be considering </w:t>
      </w:r>
      <w:r>
        <w:rPr>
          <w:i/>
          <w:iCs/>
          <w:szCs w:val="28"/>
        </w:rPr>
        <w:t>to assist</w:t>
      </w:r>
      <w:r w:rsidRPr="00915A2F">
        <w:rPr>
          <w:i/>
          <w:iCs/>
          <w:szCs w:val="28"/>
        </w:rPr>
        <w:t xml:space="preserve"> you on your cyber safety journey. These are simply suggestions on where to start. What works for me, may not work for you</w:t>
      </w:r>
      <w:r>
        <w:rPr>
          <w:i/>
          <w:iCs/>
          <w:szCs w:val="28"/>
        </w:rPr>
        <w:t>.</w:t>
      </w:r>
    </w:p>
    <w:p w14:paraId="3389082F" w14:textId="599A1E62" w:rsidR="00A71FC8" w:rsidRPr="00675ED9" w:rsidRDefault="00A71FC8" w:rsidP="00D01712">
      <w:pPr>
        <w:pStyle w:val="NoSpacing"/>
        <w:spacing w:line="259" w:lineRule="auto"/>
        <w:contextualSpacing/>
        <w:rPr>
          <w:i/>
          <w:iCs/>
          <w:sz w:val="28"/>
          <w:szCs w:val="28"/>
        </w:rPr>
      </w:pPr>
      <w:r w:rsidRPr="00675ED9">
        <w:rPr>
          <w:i/>
          <w:iCs/>
          <w:sz w:val="28"/>
          <w:szCs w:val="28"/>
        </w:rPr>
        <w:t>News Sites</w:t>
      </w:r>
    </w:p>
    <w:p w14:paraId="2B0BBEE7" w14:textId="77777777" w:rsidR="00A71FC8" w:rsidRPr="00D71D1C" w:rsidRDefault="00A71FC8" w:rsidP="00D01712">
      <w:pPr>
        <w:pStyle w:val="NoSpacing"/>
        <w:spacing w:line="259" w:lineRule="auto"/>
        <w:contextualSpacing/>
        <w:rPr>
          <w:sz w:val="28"/>
          <w:szCs w:val="28"/>
        </w:rPr>
      </w:pPr>
    </w:p>
    <w:p w14:paraId="7CA776DC" w14:textId="04B2D6FE" w:rsidR="00A71FC8" w:rsidRDefault="00A71FC8" w:rsidP="00B954F2">
      <w:pPr>
        <w:pStyle w:val="NoSpacing"/>
        <w:numPr>
          <w:ilvl w:val="0"/>
          <w:numId w:val="26"/>
        </w:numPr>
        <w:spacing w:line="259" w:lineRule="auto"/>
        <w:contextualSpacing/>
        <w:rPr>
          <w:sz w:val="28"/>
          <w:szCs w:val="28"/>
        </w:rPr>
      </w:pPr>
      <w:r w:rsidRPr="00D71D1C">
        <w:rPr>
          <w:sz w:val="28"/>
          <w:szCs w:val="28"/>
        </w:rPr>
        <w:t>The Hacker News</w:t>
      </w:r>
    </w:p>
    <w:p w14:paraId="705D12A2" w14:textId="77777777" w:rsidR="00840924" w:rsidRPr="00D71D1C" w:rsidRDefault="00840924" w:rsidP="00D01712">
      <w:pPr>
        <w:pStyle w:val="NoSpacing"/>
        <w:spacing w:line="259" w:lineRule="auto"/>
        <w:contextualSpacing/>
        <w:rPr>
          <w:sz w:val="28"/>
          <w:szCs w:val="28"/>
        </w:rPr>
      </w:pPr>
    </w:p>
    <w:p w14:paraId="3F87D90C" w14:textId="69957435" w:rsidR="00A71FC8" w:rsidRPr="00D71D1C" w:rsidRDefault="00A71FC8" w:rsidP="00D01712">
      <w:pPr>
        <w:pStyle w:val="NoSpacing"/>
        <w:spacing w:line="259" w:lineRule="auto"/>
        <w:contextualSpacing/>
        <w:rPr>
          <w:sz w:val="28"/>
          <w:szCs w:val="28"/>
        </w:rPr>
      </w:pPr>
      <w:r w:rsidRPr="00D71D1C">
        <w:rPr>
          <w:sz w:val="28"/>
          <w:szCs w:val="28"/>
        </w:rPr>
        <w:t xml:space="preserve">   - Website:</w:t>
      </w:r>
      <w:r w:rsidR="0057336F" w:rsidRPr="00D71D1C">
        <w:rPr>
          <w:sz w:val="28"/>
          <w:szCs w:val="28"/>
        </w:rPr>
        <w:t xml:space="preserve"> </w:t>
      </w:r>
      <w:r w:rsidRPr="00D71D1C">
        <w:rPr>
          <w:sz w:val="28"/>
          <w:szCs w:val="28"/>
        </w:rPr>
        <w:t>https://thehackernews.com/</w:t>
      </w:r>
    </w:p>
    <w:p w14:paraId="599E7667" w14:textId="77777777" w:rsidR="00A71FC8" w:rsidRPr="00D71D1C" w:rsidRDefault="00A71FC8" w:rsidP="00D01712">
      <w:pPr>
        <w:pStyle w:val="NoSpacing"/>
        <w:spacing w:line="259" w:lineRule="auto"/>
        <w:contextualSpacing/>
        <w:rPr>
          <w:sz w:val="28"/>
          <w:szCs w:val="28"/>
        </w:rPr>
      </w:pPr>
      <w:r w:rsidRPr="00D71D1C">
        <w:rPr>
          <w:sz w:val="28"/>
          <w:szCs w:val="28"/>
        </w:rPr>
        <w:t xml:space="preserve">   - Description: Provides the latest insights on cybersecurity incidents, malware, vulnerabilities, and cyber law.</w:t>
      </w:r>
    </w:p>
    <w:p w14:paraId="2F312D7A" w14:textId="77777777" w:rsidR="00A71FC8" w:rsidRPr="00D71D1C" w:rsidRDefault="00A71FC8" w:rsidP="00D01712">
      <w:pPr>
        <w:pStyle w:val="NoSpacing"/>
        <w:spacing w:line="259" w:lineRule="auto"/>
        <w:contextualSpacing/>
        <w:rPr>
          <w:sz w:val="28"/>
          <w:szCs w:val="28"/>
        </w:rPr>
      </w:pPr>
    </w:p>
    <w:p w14:paraId="0CAA75EB" w14:textId="06E0C631" w:rsidR="00A71FC8" w:rsidRDefault="00A71FC8" w:rsidP="00B954F2">
      <w:pPr>
        <w:pStyle w:val="NoSpacing"/>
        <w:numPr>
          <w:ilvl w:val="0"/>
          <w:numId w:val="26"/>
        </w:numPr>
        <w:spacing w:line="259" w:lineRule="auto"/>
        <w:contextualSpacing/>
        <w:rPr>
          <w:sz w:val="28"/>
          <w:szCs w:val="28"/>
        </w:rPr>
      </w:pPr>
      <w:r w:rsidRPr="00D71D1C">
        <w:rPr>
          <w:sz w:val="28"/>
          <w:szCs w:val="28"/>
        </w:rPr>
        <w:t>SecurityWeek</w:t>
      </w:r>
    </w:p>
    <w:p w14:paraId="5BAA4E7E" w14:textId="77777777" w:rsidR="00384C44" w:rsidRPr="00D71D1C" w:rsidRDefault="00384C44" w:rsidP="00D01712">
      <w:pPr>
        <w:pStyle w:val="NoSpacing"/>
        <w:spacing w:line="259" w:lineRule="auto"/>
        <w:contextualSpacing/>
        <w:rPr>
          <w:sz w:val="28"/>
          <w:szCs w:val="28"/>
        </w:rPr>
      </w:pPr>
    </w:p>
    <w:p w14:paraId="027A6EA0" w14:textId="46789BE1" w:rsidR="00A71FC8" w:rsidRPr="00D71D1C" w:rsidRDefault="00A71FC8" w:rsidP="00D01712">
      <w:pPr>
        <w:pStyle w:val="NoSpacing"/>
        <w:spacing w:line="259" w:lineRule="auto"/>
        <w:contextualSpacing/>
        <w:rPr>
          <w:sz w:val="28"/>
          <w:szCs w:val="28"/>
        </w:rPr>
      </w:pPr>
      <w:r w:rsidRPr="00D71D1C">
        <w:rPr>
          <w:sz w:val="28"/>
          <w:szCs w:val="28"/>
        </w:rPr>
        <w:t xml:space="preserve">   - Website: https://www.securityweek.com/</w:t>
      </w:r>
    </w:p>
    <w:p w14:paraId="2DF290B8" w14:textId="24F993C1" w:rsidR="00A71FC8" w:rsidRPr="00D71D1C" w:rsidRDefault="00A71FC8" w:rsidP="00B954F2">
      <w:pPr>
        <w:pStyle w:val="NoSpacing"/>
        <w:spacing w:line="259" w:lineRule="auto"/>
        <w:contextualSpacing/>
        <w:rPr>
          <w:sz w:val="28"/>
          <w:szCs w:val="28"/>
        </w:rPr>
      </w:pPr>
      <w:r w:rsidRPr="00D71D1C">
        <w:rPr>
          <w:sz w:val="28"/>
          <w:szCs w:val="28"/>
        </w:rPr>
        <w:t xml:space="preserve">   - Description: Delivers cybersecurity news, insights, and analysis from</w:t>
      </w:r>
      <w:r w:rsidR="00B954F2">
        <w:rPr>
          <w:sz w:val="28"/>
          <w:szCs w:val="28"/>
        </w:rPr>
        <w:t xml:space="preserve">   </w:t>
      </w:r>
      <w:r w:rsidRPr="00D71D1C">
        <w:rPr>
          <w:sz w:val="28"/>
          <w:szCs w:val="28"/>
        </w:rPr>
        <w:t>cybersecurity professionals and industry experts.</w:t>
      </w:r>
    </w:p>
    <w:p w14:paraId="4DA6BD36" w14:textId="77777777" w:rsidR="00A71FC8" w:rsidRPr="00D71D1C" w:rsidRDefault="00A71FC8" w:rsidP="00D01712">
      <w:pPr>
        <w:pStyle w:val="NoSpacing"/>
        <w:spacing w:line="259" w:lineRule="auto"/>
        <w:contextualSpacing/>
        <w:rPr>
          <w:sz w:val="28"/>
          <w:szCs w:val="28"/>
        </w:rPr>
      </w:pPr>
    </w:p>
    <w:p w14:paraId="10B58D59" w14:textId="781FF8E7" w:rsidR="00A71FC8" w:rsidRDefault="00A71FC8" w:rsidP="00720B79">
      <w:pPr>
        <w:pStyle w:val="NoSpacing"/>
        <w:numPr>
          <w:ilvl w:val="0"/>
          <w:numId w:val="26"/>
        </w:numPr>
        <w:spacing w:line="259" w:lineRule="auto"/>
        <w:contextualSpacing/>
        <w:rPr>
          <w:sz w:val="28"/>
          <w:szCs w:val="28"/>
        </w:rPr>
      </w:pPr>
      <w:r w:rsidRPr="00D71D1C">
        <w:rPr>
          <w:sz w:val="28"/>
          <w:szCs w:val="28"/>
        </w:rPr>
        <w:t>CSO Online</w:t>
      </w:r>
    </w:p>
    <w:p w14:paraId="1282315D" w14:textId="77777777" w:rsidR="00384C44" w:rsidRPr="00D71D1C" w:rsidRDefault="00384C44" w:rsidP="00D01712">
      <w:pPr>
        <w:pStyle w:val="NoSpacing"/>
        <w:spacing w:line="259" w:lineRule="auto"/>
        <w:contextualSpacing/>
        <w:rPr>
          <w:sz w:val="28"/>
          <w:szCs w:val="28"/>
        </w:rPr>
      </w:pPr>
    </w:p>
    <w:p w14:paraId="1FFC42CF" w14:textId="67BD2A8F" w:rsidR="00A71FC8" w:rsidRPr="00D71D1C" w:rsidRDefault="00A71FC8" w:rsidP="00D01712">
      <w:pPr>
        <w:pStyle w:val="NoSpacing"/>
        <w:spacing w:line="259" w:lineRule="auto"/>
        <w:contextualSpacing/>
        <w:rPr>
          <w:sz w:val="28"/>
          <w:szCs w:val="28"/>
        </w:rPr>
      </w:pPr>
      <w:r w:rsidRPr="00D71D1C">
        <w:rPr>
          <w:sz w:val="28"/>
          <w:szCs w:val="28"/>
        </w:rPr>
        <w:t xml:space="preserve">   - Website: https://www.csoonline.com/</w:t>
      </w:r>
    </w:p>
    <w:p w14:paraId="2B9BD0DF" w14:textId="77777777" w:rsidR="00A71FC8" w:rsidRPr="00D71D1C" w:rsidRDefault="00A71FC8" w:rsidP="00D01712">
      <w:pPr>
        <w:pStyle w:val="NoSpacing"/>
        <w:spacing w:line="259" w:lineRule="auto"/>
        <w:contextualSpacing/>
        <w:rPr>
          <w:sz w:val="28"/>
          <w:szCs w:val="28"/>
        </w:rPr>
      </w:pPr>
      <w:r w:rsidRPr="00D71D1C">
        <w:rPr>
          <w:sz w:val="28"/>
          <w:szCs w:val="28"/>
        </w:rPr>
        <w:t xml:space="preserve">   - Description: Offers news, analysis, and research on security and risk management from industry experts.</w:t>
      </w:r>
    </w:p>
    <w:p w14:paraId="13A8D467" w14:textId="77777777" w:rsidR="00A71FC8" w:rsidRPr="00D71D1C" w:rsidRDefault="00A71FC8" w:rsidP="00D01712">
      <w:pPr>
        <w:pStyle w:val="NoSpacing"/>
        <w:spacing w:line="259" w:lineRule="auto"/>
        <w:contextualSpacing/>
        <w:rPr>
          <w:sz w:val="28"/>
          <w:szCs w:val="28"/>
        </w:rPr>
      </w:pPr>
    </w:p>
    <w:p w14:paraId="4EE941A4" w14:textId="15A1F093" w:rsidR="00A71FC8" w:rsidRDefault="00A71FC8" w:rsidP="00720B79">
      <w:pPr>
        <w:pStyle w:val="NoSpacing"/>
        <w:numPr>
          <w:ilvl w:val="0"/>
          <w:numId w:val="26"/>
        </w:numPr>
        <w:spacing w:line="259" w:lineRule="auto"/>
        <w:contextualSpacing/>
        <w:rPr>
          <w:sz w:val="28"/>
          <w:szCs w:val="28"/>
        </w:rPr>
      </w:pPr>
      <w:r w:rsidRPr="00D71D1C">
        <w:rPr>
          <w:sz w:val="28"/>
          <w:szCs w:val="28"/>
        </w:rPr>
        <w:t>Dark Reading</w:t>
      </w:r>
    </w:p>
    <w:p w14:paraId="3B77A2E8" w14:textId="77777777" w:rsidR="00384C44" w:rsidRPr="00D71D1C" w:rsidRDefault="00384C44" w:rsidP="00D01712">
      <w:pPr>
        <w:pStyle w:val="NoSpacing"/>
        <w:spacing w:line="259" w:lineRule="auto"/>
        <w:contextualSpacing/>
        <w:rPr>
          <w:sz w:val="28"/>
          <w:szCs w:val="28"/>
        </w:rPr>
      </w:pPr>
    </w:p>
    <w:p w14:paraId="658822B1" w14:textId="7FFE4D0D" w:rsidR="00A71FC8" w:rsidRPr="00D71D1C" w:rsidRDefault="00A71FC8" w:rsidP="00D01712">
      <w:pPr>
        <w:pStyle w:val="NoSpacing"/>
        <w:spacing w:line="259" w:lineRule="auto"/>
        <w:contextualSpacing/>
        <w:rPr>
          <w:sz w:val="28"/>
          <w:szCs w:val="28"/>
        </w:rPr>
      </w:pPr>
      <w:r w:rsidRPr="00D71D1C">
        <w:rPr>
          <w:sz w:val="28"/>
          <w:szCs w:val="28"/>
        </w:rPr>
        <w:t xml:space="preserve">   - Website: https://www.darkreading.com/</w:t>
      </w:r>
    </w:p>
    <w:p w14:paraId="32A7D2A4" w14:textId="55561424" w:rsidR="00A71FC8" w:rsidRPr="00D71D1C" w:rsidRDefault="00A71FC8" w:rsidP="00D01712">
      <w:pPr>
        <w:pStyle w:val="NoSpacing"/>
        <w:spacing w:line="259" w:lineRule="auto"/>
        <w:contextualSpacing/>
        <w:rPr>
          <w:sz w:val="28"/>
          <w:szCs w:val="28"/>
        </w:rPr>
      </w:pPr>
      <w:r w:rsidRPr="00D71D1C">
        <w:rPr>
          <w:sz w:val="28"/>
          <w:szCs w:val="28"/>
        </w:rPr>
        <w:t xml:space="preserve">   - Description: Connects the information security community with news on </w:t>
      </w:r>
      <w:r w:rsidR="00A55B4E" w:rsidRPr="00D71D1C">
        <w:rPr>
          <w:sz w:val="28"/>
          <w:szCs w:val="28"/>
        </w:rPr>
        <w:t>cyber-attacks</w:t>
      </w:r>
      <w:r w:rsidRPr="00D71D1C">
        <w:rPr>
          <w:sz w:val="28"/>
          <w:szCs w:val="28"/>
        </w:rPr>
        <w:t>, vulnerabilities, and technology trends.</w:t>
      </w:r>
    </w:p>
    <w:p w14:paraId="6B48BE75" w14:textId="77777777" w:rsidR="00A71FC8" w:rsidRPr="00D71D1C" w:rsidRDefault="00A71FC8" w:rsidP="00D01712">
      <w:pPr>
        <w:pStyle w:val="NoSpacing"/>
        <w:spacing w:line="259" w:lineRule="auto"/>
        <w:contextualSpacing/>
        <w:rPr>
          <w:sz w:val="28"/>
          <w:szCs w:val="28"/>
        </w:rPr>
      </w:pPr>
    </w:p>
    <w:p w14:paraId="60BF8962" w14:textId="4EDF3451" w:rsidR="00A71FC8" w:rsidRDefault="00A71FC8" w:rsidP="00720B79">
      <w:pPr>
        <w:pStyle w:val="NoSpacing"/>
        <w:numPr>
          <w:ilvl w:val="0"/>
          <w:numId w:val="26"/>
        </w:numPr>
        <w:spacing w:line="259" w:lineRule="auto"/>
        <w:contextualSpacing/>
        <w:rPr>
          <w:sz w:val="28"/>
          <w:szCs w:val="28"/>
        </w:rPr>
      </w:pPr>
      <w:r w:rsidRPr="00D71D1C">
        <w:rPr>
          <w:sz w:val="28"/>
          <w:szCs w:val="28"/>
        </w:rPr>
        <w:t>Infosecurity Magazine</w:t>
      </w:r>
    </w:p>
    <w:p w14:paraId="4E5605BF" w14:textId="77777777" w:rsidR="00384C44" w:rsidRPr="00D71D1C" w:rsidRDefault="00384C44" w:rsidP="00D01712">
      <w:pPr>
        <w:pStyle w:val="NoSpacing"/>
        <w:spacing w:line="259" w:lineRule="auto"/>
        <w:contextualSpacing/>
        <w:rPr>
          <w:sz w:val="28"/>
          <w:szCs w:val="28"/>
        </w:rPr>
      </w:pPr>
    </w:p>
    <w:p w14:paraId="2F06709C" w14:textId="29947A7D" w:rsidR="00A71FC8" w:rsidRPr="00D71D1C" w:rsidRDefault="00A71FC8" w:rsidP="00D01712">
      <w:pPr>
        <w:pStyle w:val="NoSpacing"/>
        <w:spacing w:line="259" w:lineRule="auto"/>
        <w:contextualSpacing/>
        <w:rPr>
          <w:sz w:val="28"/>
          <w:szCs w:val="28"/>
        </w:rPr>
      </w:pPr>
      <w:r w:rsidRPr="00D71D1C">
        <w:rPr>
          <w:sz w:val="28"/>
          <w:szCs w:val="28"/>
        </w:rPr>
        <w:t xml:space="preserve">   - Website: https://www.infosecurity-magazine.com/</w:t>
      </w:r>
    </w:p>
    <w:p w14:paraId="251ADBC1" w14:textId="77777777" w:rsidR="00A71FC8" w:rsidRPr="00D71D1C" w:rsidRDefault="00A71FC8" w:rsidP="00D01712">
      <w:pPr>
        <w:pStyle w:val="NoSpacing"/>
        <w:spacing w:line="259" w:lineRule="auto"/>
        <w:contextualSpacing/>
        <w:rPr>
          <w:sz w:val="28"/>
          <w:szCs w:val="28"/>
        </w:rPr>
      </w:pPr>
      <w:r w:rsidRPr="00D71D1C">
        <w:rPr>
          <w:sz w:val="28"/>
          <w:szCs w:val="28"/>
        </w:rPr>
        <w:t xml:space="preserve">   - Description: Provides knowledge and insights on information security issues, with contributions from thought leaders.</w:t>
      </w:r>
    </w:p>
    <w:p w14:paraId="126D2EBE" w14:textId="77777777" w:rsidR="00A71FC8" w:rsidRPr="00D71D1C" w:rsidRDefault="00A71FC8" w:rsidP="00D01712">
      <w:pPr>
        <w:pStyle w:val="NoSpacing"/>
        <w:spacing w:line="259" w:lineRule="auto"/>
        <w:contextualSpacing/>
        <w:rPr>
          <w:sz w:val="28"/>
          <w:szCs w:val="28"/>
        </w:rPr>
      </w:pPr>
    </w:p>
    <w:p w14:paraId="01A6E846" w14:textId="79F6BD35" w:rsidR="00A71FC8" w:rsidRPr="00675ED9" w:rsidRDefault="00A71FC8" w:rsidP="00D01712">
      <w:pPr>
        <w:pStyle w:val="NoSpacing"/>
        <w:spacing w:line="259" w:lineRule="auto"/>
        <w:contextualSpacing/>
        <w:rPr>
          <w:i/>
          <w:iCs/>
          <w:sz w:val="28"/>
          <w:szCs w:val="28"/>
        </w:rPr>
      </w:pPr>
      <w:r w:rsidRPr="00675ED9">
        <w:rPr>
          <w:i/>
          <w:iCs/>
          <w:sz w:val="28"/>
          <w:szCs w:val="28"/>
        </w:rPr>
        <w:t>Threat Intelligence Platforms</w:t>
      </w:r>
    </w:p>
    <w:p w14:paraId="7B297036" w14:textId="77777777" w:rsidR="00A71FC8" w:rsidRPr="00D71D1C" w:rsidRDefault="00A71FC8" w:rsidP="00D01712">
      <w:pPr>
        <w:pStyle w:val="NoSpacing"/>
        <w:spacing w:line="259" w:lineRule="auto"/>
        <w:contextualSpacing/>
        <w:rPr>
          <w:sz w:val="28"/>
          <w:szCs w:val="28"/>
        </w:rPr>
      </w:pPr>
    </w:p>
    <w:p w14:paraId="7FC2BCF4" w14:textId="79106C3D" w:rsidR="00A71FC8" w:rsidRDefault="00A71FC8" w:rsidP="00720B79">
      <w:pPr>
        <w:pStyle w:val="NoSpacing"/>
        <w:numPr>
          <w:ilvl w:val="0"/>
          <w:numId w:val="26"/>
        </w:numPr>
        <w:spacing w:line="259" w:lineRule="auto"/>
        <w:contextualSpacing/>
        <w:rPr>
          <w:sz w:val="28"/>
          <w:szCs w:val="28"/>
        </w:rPr>
      </w:pPr>
      <w:r w:rsidRPr="00D71D1C">
        <w:rPr>
          <w:sz w:val="28"/>
          <w:szCs w:val="28"/>
        </w:rPr>
        <w:t>Recorded Future</w:t>
      </w:r>
    </w:p>
    <w:p w14:paraId="0728ED4F" w14:textId="77777777" w:rsidR="00384C44" w:rsidRPr="00D71D1C" w:rsidRDefault="00384C44" w:rsidP="00D01712">
      <w:pPr>
        <w:pStyle w:val="NoSpacing"/>
        <w:spacing w:line="259" w:lineRule="auto"/>
        <w:contextualSpacing/>
        <w:rPr>
          <w:sz w:val="28"/>
          <w:szCs w:val="28"/>
        </w:rPr>
      </w:pPr>
    </w:p>
    <w:p w14:paraId="6CD7D340" w14:textId="4867C09D" w:rsidR="00A71FC8" w:rsidRPr="00D71D1C" w:rsidRDefault="00A71FC8" w:rsidP="00D01712">
      <w:pPr>
        <w:pStyle w:val="NoSpacing"/>
        <w:spacing w:line="259" w:lineRule="auto"/>
        <w:contextualSpacing/>
        <w:rPr>
          <w:sz w:val="28"/>
          <w:szCs w:val="28"/>
        </w:rPr>
      </w:pPr>
      <w:r w:rsidRPr="00D71D1C">
        <w:rPr>
          <w:sz w:val="28"/>
          <w:szCs w:val="28"/>
        </w:rPr>
        <w:t xml:space="preserve">   - Website: https://www.recordedfuture.com/</w:t>
      </w:r>
    </w:p>
    <w:p w14:paraId="2ED02CC5" w14:textId="77777777" w:rsidR="00A71FC8" w:rsidRPr="00D71D1C" w:rsidRDefault="00A71FC8" w:rsidP="00D01712">
      <w:pPr>
        <w:pStyle w:val="NoSpacing"/>
        <w:spacing w:line="259" w:lineRule="auto"/>
        <w:contextualSpacing/>
        <w:rPr>
          <w:sz w:val="28"/>
          <w:szCs w:val="28"/>
        </w:rPr>
      </w:pPr>
      <w:r w:rsidRPr="00D71D1C">
        <w:rPr>
          <w:sz w:val="28"/>
          <w:szCs w:val="28"/>
        </w:rPr>
        <w:t xml:space="preserve">   - Description: Delivers threat intelligence powered by machine learning to anticipate risks and protect against cyber threats.</w:t>
      </w:r>
    </w:p>
    <w:p w14:paraId="0352586A" w14:textId="77777777" w:rsidR="00A71FC8" w:rsidRPr="00D71D1C" w:rsidRDefault="00A71FC8" w:rsidP="00D01712">
      <w:pPr>
        <w:pStyle w:val="NoSpacing"/>
        <w:spacing w:line="259" w:lineRule="auto"/>
        <w:contextualSpacing/>
        <w:rPr>
          <w:sz w:val="28"/>
          <w:szCs w:val="28"/>
        </w:rPr>
      </w:pPr>
    </w:p>
    <w:p w14:paraId="09167BA1" w14:textId="68A74E08" w:rsidR="00A71FC8" w:rsidRDefault="00A71FC8" w:rsidP="00720B79">
      <w:pPr>
        <w:pStyle w:val="NoSpacing"/>
        <w:numPr>
          <w:ilvl w:val="0"/>
          <w:numId w:val="26"/>
        </w:numPr>
        <w:spacing w:line="259" w:lineRule="auto"/>
        <w:contextualSpacing/>
        <w:rPr>
          <w:sz w:val="28"/>
          <w:szCs w:val="28"/>
        </w:rPr>
      </w:pPr>
      <w:r w:rsidRPr="00D71D1C">
        <w:rPr>
          <w:sz w:val="28"/>
          <w:szCs w:val="28"/>
        </w:rPr>
        <w:t>ThreatConnect</w:t>
      </w:r>
    </w:p>
    <w:p w14:paraId="2F043A02" w14:textId="77777777" w:rsidR="00384C44" w:rsidRPr="00D71D1C" w:rsidRDefault="00384C44" w:rsidP="00D01712">
      <w:pPr>
        <w:pStyle w:val="NoSpacing"/>
        <w:spacing w:line="259" w:lineRule="auto"/>
        <w:contextualSpacing/>
        <w:rPr>
          <w:sz w:val="28"/>
          <w:szCs w:val="28"/>
        </w:rPr>
      </w:pPr>
    </w:p>
    <w:p w14:paraId="3E918DE8" w14:textId="4C5095E0" w:rsidR="00A71FC8" w:rsidRPr="00D71D1C" w:rsidRDefault="00A71FC8" w:rsidP="00D01712">
      <w:pPr>
        <w:pStyle w:val="NoSpacing"/>
        <w:spacing w:line="259" w:lineRule="auto"/>
        <w:contextualSpacing/>
        <w:rPr>
          <w:sz w:val="28"/>
          <w:szCs w:val="28"/>
        </w:rPr>
      </w:pPr>
      <w:r w:rsidRPr="00D71D1C">
        <w:rPr>
          <w:sz w:val="28"/>
          <w:szCs w:val="28"/>
        </w:rPr>
        <w:t xml:space="preserve">   - Website: https://threatconnect.com/</w:t>
      </w:r>
    </w:p>
    <w:p w14:paraId="55179B6C" w14:textId="2190D20C" w:rsidR="00A71FC8" w:rsidRPr="00D71D1C" w:rsidRDefault="00A71FC8" w:rsidP="00D01712">
      <w:pPr>
        <w:pStyle w:val="NoSpacing"/>
        <w:spacing w:line="259" w:lineRule="auto"/>
        <w:contextualSpacing/>
        <w:rPr>
          <w:sz w:val="28"/>
          <w:szCs w:val="28"/>
        </w:rPr>
      </w:pPr>
      <w:r w:rsidRPr="00D71D1C">
        <w:rPr>
          <w:sz w:val="28"/>
          <w:szCs w:val="28"/>
        </w:rPr>
        <w:t xml:space="preserve">   - Description: Provides a platform to aggregate, analyze, and act upon threat intelligence to drive security effectiveness.</w:t>
      </w:r>
    </w:p>
    <w:p w14:paraId="05B26B7C" w14:textId="77777777" w:rsidR="00A71FC8" w:rsidRPr="00D71D1C" w:rsidRDefault="00A71FC8" w:rsidP="00D01712">
      <w:pPr>
        <w:pStyle w:val="NoSpacing"/>
        <w:spacing w:line="259" w:lineRule="auto"/>
        <w:contextualSpacing/>
        <w:rPr>
          <w:sz w:val="28"/>
          <w:szCs w:val="28"/>
        </w:rPr>
      </w:pPr>
    </w:p>
    <w:p w14:paraId="28D22115" w14:textId="20CE74EC" w:rsidR="00A71FC8" w:rsidRPr="00675ED9" w:rsidRDefault="00A71FC8" w:rsidP="00D01712">
      <w:pPr>
        <w:pStyle w:val="NoSpacing"/>
        <w:spacing w:line="259" w:lineRule="auto"/>
        <w:contextualSpacing/>
        <w:rPr>
          <w:i/>
          <w:iCs/>
          <w:sz w:val="28"/>
          <w:szCs w:val="28"/>
        </w:rPr>
      </w:pPr>
      <w:r w:rsidRPr="00675ED9">
        <w:rPr>
          <w:i/>
          <w:iCs/>
          <w:sz w:val="28"/>
          <w:szCs w:val="28"/>
        </w:rPr>
        <w:t>Online Learning Platfor</w:t>
      </w:r>
      <w:r w:rsidR="00384C44">
        <w:rPr>
          <w:i/>
          <w:iCs/>
          <w:sz w:val="28"/>
          <w:szCs w:val="28"/>
        </w:rPr>
        <w:t>ms</w:t>
      </w:r>
    </w:p>
    <w:p w14:paraId="204BDC7A" w14:textId="77777777" w:rsidR="00A71FC8" w:rsidRPr="00D71D1C" w:rsidRDefault="00A71FC8" w:rsidP="00D01712">
      <w:pPr>
        <w:pStyle w:val="NoSpacing"/>
        <w:spacing w:line="259" w:lineRule="auto"/>
        <w:contextualSpacing/>
        <w:rPr>
          <w:sz w:val="28"/>
          <w:szCs w:val="28"/>
        </w:rPr>
      </w:pPr>
    </w:p>
    <w:p w14:paraId="1955F07E" w14:textId="4C05DABD" w:rsidR="00A71FC8" w:rsidRDefault="00A71FC8" w:rsidP="00123FAD">
      <w:pPr>
        <w:pStyle w:val="NoSpacing"/>
        <w:numPr>
          <w:ilvl w:val="0"/>
          <w:numId w:val="26"/>
        </w:numPr>
        <w:spacing w:line="259" w:lineRule="auto"/>
        <w:contextualSpacing/>
        <w:rPr>
          <w:sz w:val="28"/>
          <w:szCs w:val="28"/>
        </w:rPr>
      </w:pPr>
      <w:r w:rsidRPr="00D71D1C">
        <w:rPr>
          <w:sz w:val="28"/>
          <w:szCs w:val="28"/>
        </w:rPr>
        <w:t>Cybrary</w:t>
      </w:r>
    </w:p>
    <w:p w14:paraId="3456D02D" w14:textId="77777777" w:rsidR="00384C44" w:rsidRPr="00D71D1C" w:rsidRDefault="00384C44" w:rsidP="00D01712">
      <w:pPr>
        <w:pStyle w:val="NoSpacing"/>
        <w:spacing w:line="259" w:lineRule="auto"/>
        <w:contextualSpacing/>
        <w:rPr>
          <w:sz w:val="28"/>
          <w:szCs w:val="28"/>
        </w:rPr>
      </w:pPr>
    </w:p>
    <w:p w14:paraId="10F7BFC8" w14:textId="305757F3" w:rsidR="00A71FC8" w:rsidRPr="00D71D1C" w:rsidRDefault="00A71FC8" w:rsidP="00D01712">
      <w:pPr>
        <w:pStyle w:val="NoSpacing"/>
        <w:spacing w:line="259" w:lineRule="auto"/>
        <w:contextualSpacing/>
        <w:rPr>
          <w:sz w:val="28"/>
          <w:szCs w:val="28"/>
        </w:rPr>
      </w:pPr>
      <w:r w:rsidRPr="00D71D1C">
        <w:rPr>
          <w:sz w:val="28"/>
          <w:szCs w:val="28"/>
        </w:rPr>
        <w:lastRenderedPageBreak/>
        <w:t xml:space="preserve">   - Website: https://www.cybrary.it/</w:t>
      </w:r>
    </w:p>
    <w:p w14:paraId="0B85235E" w14:textId="77777777" w:rsidR="00A71FC8" w:rsidRPr="00D71D1C" w:rsidRDefault="00A71FC8" w:rsidP="00D01712">
      <w:pPr>
        <w:pStyle w:val="NoSpacing"/>
        <w:spacing w:line="259" w:lineRule="auto"/>
        <w:contextualSpacing/>
        <w:rPr>
          <w:sz w:val="28"/>
          <w:szCs w:val="28"/>
        </w:rPr>
      </w:pPr>
      <w:r w:rsidRPr="00D71D1C">
        <w:rPr>
          <w:sz w:val="28"/>
          <w:szCs w:val="28"/>
        </w:rPr>
        <w:t xml:space="preserve">   - Description: A free and community-driven cybersecurity training platform offering various courses and practice exams.</w:t>
      </w:r>
    </w:p>
    <w:p w14:paraId="0DAA7A1C" w14:textId="77777777" w:rsidR="00A71FC8" w:rsidRPr="00D71D1C" w:rsidRDefault="00A71FC8" w:rsidP="00D01712">
      <w:pPr>
        <w:pStyle w:val="NoSpacing"/>
        <w:spacing w:line="259" w:lineRule="auto"/>
        <w:contextualSpacing/>
        <w:rPr>
          <w:sz w:val="28"/>
          <w:szCs w:val="28"/>
        </w:rPr>
      </w:pPr>
    </w:p>
    <w:p w14:paraId="601B370C" w14:textId="77777777" w:rsidR="00A71FC8" w:rsidRDefault="00A71FC8" w:rsidP="00123FAD">
      <w:pPr>
        <w:pStyle w:val="NoSpacing"/>
        <w:numPr>
          <w:ilvl w:val="0"/>
          <w:numId w:val="26"/>
        </w:numPr>
        <w:spacing w:line="259" w:lineRule="auto"/>
        <w:contextualSpacing/>
        <w:rPr>
          <w:sz w:val="28"/>
          <w:szCs w:val="28"/>
        </w:rPr>
      </w:pPr>
      <w:r w:rsidRPr="00D71D1C">
        <w:rPr>
          <w:sz w:val="28"/>
          <w:szCs w:val="28"/>
        </w:rPr>
        <w:t>2. Infosec Institute</w:t>
      </w:r>
    </w:p>
    <w:p w14:paraId="7FA90CD8" w14:textId="77777777" w:rsidR="00384C44" w:rsidRPr="00D71D1C" w:rsidRDefault="00384C44" w:rsidP="00D01712">
      <w:pPr>
        <w:pStyle w:val="NoSpacing"/>
        <w:spacing w:line="259" w:lineRule="auto"/>
        <w:contextualSpacing/>
        <w:rPr>
          <w:sz w:val="28"/>
          <w:szCs w:val="28"/>
        </w:rPr>
      </w:pPr>
    </w:p>
    <w:p w14:paraId="0F1BAE04" w14:textId="390A47EA" w:rsidR="00A71FC8" w:rsidRPr="00D71D1C" w:rsidRDefault="00A71FC8" w:rsidP="00D01712">
      <w:pPr>
        <w:pStyle w:val="NoSpacing"/>
        <w:spacing w:line="259" w:lineRule="auto"/>
        <w:contextualSpacing/>
        <w:rPr>
          <w:sz w:val="28"/>
          <w:szCs w:val="28"/>
        </w:rPr>
      </w:pPr>
      <w:r w:rsidRPr="00D71D1C">
        <w:rPr>
          <w:sz w:val="28"/>
          <w:szCs w:val="28"/>
        </w:rPr>
        <w:t xml:space="preserve">   - Website: https://www.infosecinstitute.com/</w:t>
      </w:r>
    </w:p>
    <w:p w14:paraId="33EF7D16" w14:textId="77777777" w:rsidR="00A71FC8" w:rsidRPr="00D71D1C" w:rsidRDefault="00A71FC8" w:rsidP="00D01712">
      <w:pPr>
        <w:pStyle w:val="NoSpacing"/>
        <w:spacing w:line="259" w:lineRule="auto"/>
        <w:contextualSpacing/>
        <w:rPr>
          <w:sz w:val="28"/>
          <w:szCs w:val="28"/>
        </w:rPr>
      </w:pPr>
      <w:r w:rsidRPr="00D71D1C">
        <w:rPr>
          <w:sz w:val="28"/>
          <w:szCs w:val="28"/>
        </w:rPr>
        <w:t xml:space="preserve">   - Description: Specializes in information security training for practitioners at all levels of experience.</w:t>
      </w:r>
    </w:p>
    <w:p w14:paraId="059E8039" w14:textId="77777777" w:rsidR="00A71FC8" w:rsidRPr="00D71D1C" w:rsidRDefault="00A71FC8" w:rsidP="00D01712">
      <w:pPr>
        <w:pStyle w:val="NoSpacing"/>
        <w:spacing w:line="259" w:lineRule="auto"/>
        <w:contextualSpacing/>
        <w:rPr>
          <w:sz w:val="28"/>
          <w:szCs w:val="28"/>
        </w:rPr>
      </w:pPr>
    </w:p>
    <w:p w14:paraId="2CA9CC45" w14:textId="77777777" w:rsidR="00A71FC8" w:rsidRDefault="00A71FC8" w:rsidP="00123FAD">
      <w:pPr>
        <w:pStyle w:val="NoSpacing"/>
        <w:numPr>
          <w:ilvl w:val="0"/>
          <w:numId w:val="26"/>
        </w:numPr>
        <w:spacing w:line="259" w:lineRule="auto"/>
        <w:contextualSpacing/>
        <w:rPr>
          <w:sz w:val="28"/>
          <w:szCs w:val="28"/>
        </w:rPr>
      </w:pPr>
      <w:r w:rsidRPr="00D71D1C">
        <w:rPr>
          <w:sz w:val="28"/>
          <w:szCs w:val="28"/>
        </w:rPr>
        <w:t>3. Udemy Cybersecurity Courses</w:t>
      </w:r>
    </w:p>
    <w:p w14:paraId="5B58D3CC" w14:textId="77777777" w:rsidR="00384C44" w:rsidRPr="00D71D1C" w:rsidRDefault="00384C44" w:rsidP="00D01712">
      <w:pPr>
        <w:pStyle w:val="NoSpacing"/>
        <w:spacing w:line="259" w:lineRule="auto"/>
        <w:contextualSpacing/>
        <w:rPr>
          <w:sz w:val="28"/>
          <w:szCs w:val="28"/>
        </w:rPr>
      </w:pPr>
    </w:p>
    <w:p w14:paraId="090E4A70" w14:textId="4335B91A" w:rsidR="00A71FC8" w:rsidRPr="00D71D1C" w:rsidRDefault="00A71FC8" w:rsidP="00D01712">
      <w:pPr>
        <w:pStyle w:val="NoSpacing"/>
        <w:spacing w:line="259" w:lineRule="auto"/>
        <w:contextualSpacing/>
        <w:rPr>
          <w:sz w:val="28"/>
          <w:szCs w:val="28"/>
        </w:rPr>
      </w:pPr>
      <w:r w:rsidRPr="00D71D1C">
        <w:rPr>
          <w:sz w:val="28"/>
          <w:szCs w:val="28"/>
        </w:rPr>
        <w:t xml:space="preserve">   - Website: https://www.udemy.com/courses/search/?q=cybersecurity</w:t>
      </w:r>
    </w:p>
    <w:p w14:paraId="044A563A" w14:textId="77777777" w:rsidR="00A71FC8" w:rsidRPr="00D71D1C" w:rsidRDefault="00A71FC8" w:rsidP="00D01712">
      <w:pPr>
        <w:pStyle w:val="NoSpacing"/>
        <w:spacing w:line="259" w:lineRule="auto"/>
        <w:contextualSpacing/>
        <w:rPr>
          <w:sz w:val="28"/>
          <w:szCs w:val="28"/>
        </w:rPr>
      </w:pPr>
      <w:r w:rsidRPr="00D71D1C">
        <w:rPr>
          <w:sz w:val="28"/>
          <w:szCs w:val="28"/>
        </w:rPr>
        <w:t xml:space="preserve">   - Description: Provides a wide range of affordable cybersecurity courses for beginners to advanced learners.</w:t>
      </w:r>
    </w:p>
    <w:p w14:paraId="32DA90A4" w14:textId="77777777" w:rsidR="00A71FC8" w:rsidRPr="00D71D1C" w:rsidRDefault="00A71FC8" w:rsidP="00D01712">
      <w:pPr>
        <w:pStyle w:val="NoSpacing"/>
        <w:spacing w:line="259" w:lineRule="auto"/>
        <w:contextualSpacing/>
        <w:rPr>
          <w:sz w:val="28"/>
          <w:szCs w:val="28"/>
        </w:rPr>
      </w:pPr>
    </w:p>
    <w:p w14:paraId="0A0EA943" w14:textId="73B122B2" w:rsidR="00384C44" w:rsidRPr="00675ED9" w:rsidRDefault="00A71FC8" w:rsidP="00D01712">
      <w:pPr>
        <w:pStyle w:val="NoSpacing"/>
        <w:spacing w:line="259" w:lineRule="auto"/>
        <w:contextualSpacing/>
        <w:rPr>
          <w:i/>
          <w:iCs/>
          <w:sz w:val="28"/>
          <w:szCs w:val="28"/>
        </w:rPr>
      </w:pPr>
      <w:r w:rsidRPr="00675ED9">
        <w:rPr>
          <w:i/>
          <w:iCs/>
          <w:sz w:val="28"/>
          <w:szCs w:val="28"/>
        </w:rPr>
        <w:t>Awareness and Certification Programs</w:t>
      </w:r>
    </w:p>
    <w:p w14:paraId="3C36ACEE" w14:textId="77777777" w:rsidR="00A71FC8" w:rsidRPr="00D71D1C" w:rsidRDefault="00A71FC8" w:rsidP="00D01712">
      <w:pPr>
        <w:pStyle w:val="NoSpacing"/>
        <w:spacing w:line="259" w:lineRule="auto"/>
        <w:contextualSpacing/>
        <w:rPr>
          <w:sz w:val="28"/>
          <w:szCs w:val="28"/>
        </w:rPr>
      </w:pPr>
    </w:p>
    <w:p w14:paraId="1894E7E0" w14:textId="4A1ECEF2" w:rsidR="00A71FC8" w:rsidRDefault="00A71FC8" w:rsidP="00123FAD">
      <w:pPr>
        <w:pStyle w:val="NoSpacing"/>
        <w:numPr>
          <w:ilvl w:val="0"/>
          <w:numId w:val="26"/>
        </w:numPr>
        <w:spacing w:line="259" w:lineRule="auto"/>
        <w:contextualSpacing/>
        <w:rPr>
          <w:sz w:val="28"/>
          <w:szCs w:val="28"/>
        </w:rPr>
      </w:pPr>
      <w:r w:rsidRPr="00D71D1C">
        <w:rPr>
          <w:sz w:val="28"/>
          <w:szCs w:val="28"/>
        </w:rPr>
        <w:t xml:space="preserve">SANS Securing </w:t>
      </w:r>
      <w:r w:rsidR="00850EFF" w:rsidRPr="00D71D1C">
        <w:rPr>
          <w:sz w:val="28"/>
          <w:szCs w:val="28"/>
        </w:rPr>
        <w:t>the</w:t>
      </w:r>
      <w:r w:rsidRPr="00D71D1C">
        <w:rPr>
          <w:sz w:val="28"/>
          <w:szCs w:val="28"/>
        </w:rPr>
        <w:t xml:space="preserve"> Human</w:t>
      </w:r>
    </w:p>
    <w:p w14:paraId="5413A17A" w14:textId="77777777" w:rsidR="0099209D" w:rsidRPr="00D71D1C" w:rsidRDefault="0099209D" w:rsidP="00D01712">
      <w:pPr>
        <w:pStyle w:val="NoSpacing"/>
        <w:spacing w:line="259" w:lineRule="auto"/>
        <w:contextualSpacing/>
        <w:rPr>
          <w:sz w:val="28"/>
          <w:szCs w:val="28"/>
        </w:rPr>
      </w:pPr>
    </w:p>
    <w:p w14:paraId="239045CF" w14:textId="444823D5" w:rsidR="00A71FC8" w:rsidRPr="00D71D1C" w:rsidRDefault="00A71FC8" w:rsidP="00D01712">
      <w:pPr>
        <w:pStyle w:val="NoSpacing"/>
        <w:spacing w:line="259" w:lineRule="auto"/>
        <w:contextualSpacing/>
        <w:rPr>
          <w:sz w:val="28"/>
          <w:szCs w:val="28"/>
        </w:rPr>
      </w:pPr>
      <w:r w:rsidRPr="00D71D1C">
        <w:rPr>
          <w:sz w:val="28"/>
          <w:szCs w:val="28"/>
        </w:rPr>
        <w:t xml:space="preserve">   - Website: https://www.sans.org/security-awareness-training/</w:t>
      </w:r>
    </w:p>
    <w:p w14:paraId="70D2C9F9" w14:textId="77777777" w:rsidR="00A71FC8" w:rsidRPr="00D71D1C" w:rsidRDefault="00A71FC8" w:rsidP="00D01712">
      <w:pPr>
        <w:pStyle w:val="NoSpacing"/>
        <w:spacing w:line="259" w:lineRule="auto"/>
        <w:contextualSpacing/>
        <w:rPr>
          <w:sz w:val="28"/>
          <w:szCs w:val="28"/>
        </w:rPr>
      </w:pPr>
      <w:r w:rsidRPr="00D71D1C">
        <w:rPr>
          <w:sz w:val="28"/>
          <w:szCs w:val="28"/>
        </w:rPr>
        <w:t xml:space="preserve">   - Description: Offers a suite of advanced cybersecurity training and awareness programs to help organizations protect their assets.</w:t>
      </w:r>
    </w:p>
    <w:p w14:paraId="619B4300" w14:textId="77777777" w:rsidR="00A71FC8" w:rsidRPr="00D71D1C" w:rsidRDefault="00A71FC8" w:rsidP="00D01712">
      <w:pPr>
        <w:pStyle w:val="NoSpacing"/>
        <w:spacing w:line="259" w:lineRule="auto"/>
        <w:contextualSpacing/>
        <w:rPr>
          <w:sz w:val="28"/>
          <w:szCs w:val="28"/>
        </w:rPr>
      </w:pPr>
    </w:p>
    <w:p w14:paraId="1C66466C" w14:textId="03B0AB7B" w:rsidR="00A71FC8" w:rsidRDefault="00A71FC8" w:rsidP="00123FAD">
      <w:pPr>
        <w:pStyle w:val="NoSpacing"/>
        <w:numPr>
          <w:ilvl w:val="0"/>
          <w:numId w:val="26"/>
        </w:numPr>
        <w:spacing w:line="259" w:lineRule="auto"/>
        <w:contextualSpacing/>
        <w:rPr>
          <w:sz w:val="28"/>
          <w:szCs w:val="28"/>
        </w:rPr>
      </w:pPr>
      <w:r w:rsidRPr="00D71D1C">
        <w:rPr>
          <w:sz w:val="28"/>
          <w:szCs w:val="28"/>
        </w:rPr>
        <w:t>CompTIA Security+ Certification</w:t>
      </w:r>
    </w:p>
    <w:p w14:paraId="335502BA" w14:textId="77777777" w:rsidR="0099209D" w:rsidRPr="00D71D1C" w:rsidRDefault="0099209D" w:rsidP="00D01712">
      <w:pPr>
        <w:pStyle w:val="NoSpacing"/>
        <w:spacing w:line="259" w:lineRule="auto"/>
        <w:contextualSpacing/>
        <w:rPr>
          <w:sz w:val="28"/>
          <w:szCs w:val="28"/>
        </w:rPr>
      </w:pPr>
    </w:p>
    <w:p w14:paraId="1AA85489" w14:textId="14EBE282" w:rsidR="00A71FC8" w:rsidRPr="00D71D1C" w:rsidRDefault="00A71FC8" w:rsidP="00D01712">
      <w:pPr>
        <w:pStyle w:val="NoSpacing"/>
        <w:spacing w:line="259" w:lineRule="auto"/>
        <w:contextualSpacing/>
        <w:rPr>
          <w:sz w:val="28"/>
          <w:szCs w:val="28"/>
        </w:rPr>
      </w:pPr>
      <w:r w:rsidRPr="00D71D1C">
        <w:rPr>
          <w:sz w:val="28"/>
          <w:szCs w:val="28"/>
        </w:rPr>
        <w:t xml:space="preserve">   - Website: https://www.comptia.org/certifications/security</w:t>
      </w:r>
    </w:p>
    <w:p w14:paraId="46BFC131" w14:textId="77777777" w:rsidR="00A71FC8" w:rsidRPr="00D71D1C" w:rsidRDefault="00A71FC8" w:rsidP="00D01712">
      <w:pPr>
        <w:pStyle w:val="NoSpacing"/>
        <w:spacing w:line="259" w:lineRule="auto"/>
        <w:contextualSpacing/>
        <w:rPr>
          <w:sz w:val="28"/>
          <w:szCs w:val="28"/>
        </w:rPr>
      </w:pPr>
      <w:r w:rsidRPr="00D71D1C">
        <w:rPr>
          <w:sz w:val="28"/>
          <w:szCs w:val="28"/>
        </w:rPr>
        <w:t xml:space="preserve">   - Description: A globally recognized cybersecurity certification that validates baseline skills necessary to perform core security functions.</w:t>
      </w:r>
    </w:p>
    <w:p w14:paraId="45636232" w14:textId="77777777" w:rsidR="00A71FC8" w:rsidRPr="00D71D1C" w:rsidRDefault="00A71FC8" w:rsidP="00D01712">
      <w:pPr>
        <w:pStyle w:val="NoSpacing"/>
        <w:spacing w:line="259" w:lineRule="auto"/>
        <w:contextualSpacing/>
        <w:rPr>
          <w:sz w:val="28"/>
          <w:szCs w:val="28"/>
        </w:rPr>
      </w:pPr>
    </w:p>
    <w:p w14:paraId="10BAF980" w14:textId="10F05C12" w:rsidR="00A71FC8" w:rsidRPr="0099209D" w:rsidRDefault="00A71FC8" w:rsidP="00D01712">
      <w:pPr>
        <w:pStyle w:val="NoSpacing"/>
        <w:spacing w:line="259" w:lineRule="auto"/>
        <w:contextualSpacing/>
        <w:rPr>
          <w:rStyle w:val="Emphasis"/>
        </w:rPr>
      </w:pPr>
      <w:r w:rsidRPr="0099209D">
        <w:rPr>
          <w:rStyle w:val="Emphasis"/>
        </w:rPr>
        <w:t>Government Cybersecurity Guidelines and Resources</w:t>
      </w:r>
    </w:p>
    <w:p w14:paraId="7002551A" w14:textId="77777777" w:rsidR="00A71FC8" w:rsidRPr="00D71D1C" w:rsidRDefault="00A71FC8" w:rsidP="00D01712">
      <w:pPr>
        <w:pStyle w:val="NoSpacing"/>
        <w:spacing w:line="259" w:lineRule="auto"/>
        <w:contextualSpacing/>
        <w:rPr>
          <w:sz w:val="28"/>
          <w:szCs w:val="28"/>
        </w:rPr>
      </w:pPr>
    </w:p>
    <w:p w14:paraId="6FC94948" w14:textId="530177BC" w:rsidR="00A71FC8" w:rsidRDefault="00A71FC8" w:rsidP="000E41F8">
      <w:pPr>
        <w:pStyle w:val="NoSpacing"/>
        <w:numPr>
          <w:ilvl w:val="0"/>
          <w:numId w:val="26"/>
        </w:numPr>
        <w:spacing w:line="259" w:lineRule="auto"/>
        <w:contextualSpacing/>
        <w:rPr>
          <w:sz w:val="28"/>
          <w:szCs w:val="28"/>
        </w:rPr>
      </w:pPr>
      <w:r w:rsidRPr="00D71D1C">
        <w:rPr>
          <w:sz w:val="28"/>
          <w:szCs w:val="28"/>
        </w:rPr>
        <w:t>NIST Cybersecurity Framework</w:t>
      </w:r>
    </w:p>
    <w:p w14:paraId="7C51E0D5" w14:textId="77777777" w:rsidR="0099209D" w:rsidRPr="00D71D1C" w:rsidRDefault="0099209D" w:rsidP="00D01712">
      <w:pPr>
        <w:pStyle w:val="NoSpacing"/>
        <w:spacing w:line="259" w:lineRule="auto"/>
        <w:contextualSpacing/>
        <w:rPr>
          <w:sz w:val="28"/>
          <w:szCs w:val="28"/>
        </w:rPr>
      </w:pPr>
    </w:p>
    <w:p w14:paraId="180D4878" w14:textId="6396B71A" w:rsidR="00A71FC8" w:rsidRPr="00D71D1C" w:rsidRDefault="00A71FC8" w:rsidP="00D01712">
      <w:pPr>
        <w:pStyle w:val="NoSpacing"/>
        <w:spacing w:line="259" w:lineRule="auto"/>
        <w:contextualSpacing/>
        <w:rPr>
          <w:sz w:val="28"/>
          <w:szCs w:val="28"/>
        </w:rPr>
      </w:pPr>
      <w:r w:rsidRPr="00D71D1C">
        <w:rPr>
          <w:sz w:val="28"/>
          <w:szCs w:val="28"/>
        </w:rPr>
        <w:t xml:space="preserve">   - Website: https://www.nist.gov/cyberframework</w:t>
      </w:r>
    </w:p>
    <w:p w14:paraId="50A1DA11" w14:textId="77777777" w:rsidR="00A71FC8" w:rsidRPr="00D71D1C" w:rsidRDefault="00A71FC8" w:rsidP="00D01712">
      <w:pPr>
        <w:pStyle w:val="NoSpacing"/>
        <w:spacing w:line="259" w:lineRule="auto"/>
        <w:contextualSpacing/>
        <w:rPr>
          <w:sz w:val="28"/>
          <w:szCs w:val="28"/>
        </w:rPr>
      </w:pPr>
      <w:r w:rsidRPr="00D71D1C">
        <w:rPr>
          <w:sz w:val="28"/>
          <w:szCs w:val="28"/>
        </w:rPr>
        <w:lastRenderedPageBreak/>
        <w:t xml:space="preserve">   - Description: Offers guidelines to help organizations manage and reduce cybersecurity risk.</w:t>
      </w:r>
    </w:p>
    <w:p w14:paraId="6C379A09" w14:textId="77777777" w:rsidR="00A71FC8" w:rsidRPr="00D71D1C" w:rsidRDefault="00A71FC8" w:rsidP="00D01712">
      <w:pPr>
        <w:pStyle w:val="NoSpacing"/>
        <w:spacing w:line="259" w:lineRule="auto"/>
        <w:contextualSpacing/>
        <w:rPr>
          <w:sz w:val="28"/>
          <w:szCs w:val="28"/>
        </w:rPr>
      </w:pPr>
    </w:p>
    <w:p w14:paraId="2C1D3FA2" w14:textId="4F8578BC" w:rsidR="00A71FC8" w:rsidRDefault="00A71FC8" w:rsidP="000E41F8">
      <w:pPr>
        <w:pStyle w:val="NoSpacing"/>
        <w:numPr>
          <w:ilvl w:val="0"/>
          <w:numId w:val="26"/>
        </w:numPr>
        <w:spacing w:line="259" w:lineRule="auto"/>
        <w:contextualSpacing/>
        <w:rPr>
          <w:sz w:val="28"/>
          <w:szCs w:val="28"/>
        </w:rPr>
      </w:pPr>
      <w:r w:rsidRPr="00D71D1C">
        <w:rPr>
          <w:sz w:val="28"/>
          <w:szCs w:val="28"/>
        </w:rPr>
        <w:t>Australian Cyber Security Centre (ACSC)</w:t>
      </w:r>
    </w:p>
    <w:p w14:paraId="15096DA4" w14:textId="77777777" w:rsidR="0099209D" w:rsidRPr="00D71D1C" w:rsidRDefault="0099209D" w:rsidP="00D01712">
      <w:pPr>
        <w:pStyle w:val="NoSpacing"/>
        <w:spacing w:line="259" w:lineRule="auto"/>
        <w:contextualSpacing/>
        <w:rPr>
          <w:sz w:val="28"/>
          <w:szCs w:val="28"/>
        </w:rPr>
      </w:pPr>
    </w:p>
    <w:p w14:paraId="791F0722" w14:textId="31620163" w:rsidR="00A71FC8" w:rsidRPr="00D71D1C" w:rsidRDefault="00A71FC8" w:rsidP="00D01712">
      <w:pPr>
        <w:pStyle w:val="NoSpacing"/>
        <w:spacing w:line="259" w:lineRule="auto"/>
        <w:contextualSpacing/>
        <w:rPr>
          <w:sz w:val="28"/>
          <w:szCs w:val="28"/>
        </w:rPr>
      </w:pPr>
      <w:r w:rsidRPr="00D71D1C">
        <w:rPr>
          <w:sz w:val="28"/>
          <w:szCs w:val="28"/>
        </w:rPr>
        <w:t xml:space="preserve">   - Website: https://www.cyber.gov.au/</w:t>
      </w:r>
    </w:p>
    <w:p w14:paraId="3661A906" w14:textId="77777777" w:rsidR="00A71FC8" w:rsidRDefault="00A71FC8" w:rsidP="00D01712">
      <w:pPr>
        <w:pStyle w:val="NoSpacing"/>
        <w:spacing w:line="259" w:lineRule="auto"/>
        <w:contextualSpacing/>
        <w:rPr>
          <w:sz w:val="28"/>
          <w:szCs w:val="28"/>
        </w:rPr>
      </w:pPr>
      <w:r w:rsidRPr="00D71D1C">
        <w:rPr>
          <w:sz w:val="28"/>
          <w:szCs w:val="28"/>
        </w:rPr>
        <w:t xml:space="preserve">   - Description: Provides cybersecurity guidance and information for Australian citizens and businesses.</w:t>
      </w:r>
    </w:p>
    <w:p w14:paraId="4678DB95" w14:textId="77777777" w:rsidR="000E41F8" w:rsidRDefault="000E41F8" w:rsidP="00D01712">
      <w:pPr>
        <w:pStyle w:val="NoSpacing"/>
        <w:spacing w:line="259" w:lineRule="auto"/>
        <w:contextualSpacing/>
        <w:rPr>
          <w:sz w:val="28"/>
          <w:szCs w:val="28"/>
        </w:rPr>
      </w:pPr>
    </w:p>
    <w:p w14:paraId="23570679" w14:textId="65D38FEE" w:rsidR="000E41F8" w:rsidRDefault="000E41F8" w:rsidP="000E41F8">
      <w:pPr>
        <w:pStyle w:val="NoSpacing"/>
        <w:numPr>
          <w:ilvl w:val="0"/>
          <w:numId w:val="26"/>
        </w:numPr>
        <w:spacing w:line="259" w:lineRule="auto"/>
        <w:contextualSpacing/>
        <w:rPr>
          <w:sz w:val="28"/>
          <w:szCs w:val="28"/>
        </w:rPr>
      </w:pPr>
      <w:r>
        <w:rPr>
          <w:sz w:val="28"/>
          <w:szCs w:val="28"/>
        </w:rPr>
        <w:t>Federal Bureau of Investigation (Internet Crime Complaint Center)</w:t>
      </w:r>
    </w:p>
    <w:p w14:paraId="05A80382" w14:textId="77777777" w:rsidR="000E41F8" w:rsidRDefault="000E41F8" w:rsidP="000E41F8">
      <w:pPr>
        <w:pStyle w:val="NoSpacing"/>
        <w:spacing w:line="259" w:lineRule="auto"/>
        <w:contextualSpacing/>
        <w:rPr>
          <w:sz w:val="28"/>
          <w:szCs w:val="28"/>
        </w:rPr>
      </w:pPr>
    </w:p>
    <w:p w14:paraId="3A314DAC" w14:textId="1A5C4A20" w:rsidR="00006AF0" w:rsidRDefault="004E339D" w:rsidP="004E339D">
      <w:pPr>
        <w:pStyle w:val="NoSpacing"/>
        <w:spacing w:line="259" w:lineRule="auto"/>
        <w:ind w:firstLine="360"/>
        <w:contextualSpacing/>
        <w:rPr>
          <w:sz w:val="28"/>
          <w:szCs w:val="28"/>
        </w:rPr>
      </w:pPr>
      <w:r w:rsidRPr="004E339D">
        <w:rPr>
          <w:sz w:val="28"/>
          <w:szCs w:val="28"/>
        </w:rPr>
        <w:t>-</w:t>
      </w:r>
      <w:r>
        <w:rPr>
          <w:sz w:val="28"/>
          <w:szCs w:val="28"/>
        </w:rPr>
        <w:t xml:space="preserve"> </w:t>
      </w:r>
      <w:r w:rsidR="00381D16">
        <w:rPr>
          <w:sz w:val="28"/>
          <w:szCs w:val="28"/>
        </w:rPr>
        <w:t>Website</w:t>
      </w:r>
      <w:r>
        <w:rPr>
          <w:sz w:val="28"/>
          <w:szCs w:val="28"/>
        </w:rPr>
        <w:t xml:space="preserve">: </w:t>
      </w:r>
      <w:r w:rsidRPr="00D90258">
        <w:rPr>
          <w:sz w:val="28"/>
          <w:szCs w:val="28"/>
        </w:rPr>
        <w:t>https://www.ic3.gov</w:t>
      </w:r>
    </w:p>
    <w:p w14:paraId="590F490D" w14:textId="178300B7" w:rsidR="004E339D" w:rsidRPr="00D71D1C" w:rsidRDefault="004E339D" w:rsidP="004E339D">
      <w:pPr>
        <w:pStyle w:val="NoSpacing"/>
        <w:spacing w:line="259" w:lineRule="auto"/>
        <w:ind w:firstLine="360"/>
        <w:contextualSpacing/>
        <w:rPr>
          <w:sz w:val="28"/>
          <w:szCs w:val="28"/>
        </w:rPr>
      </w:pPr>
      <w:r>
        <w:rPr>
          <w:sz w:val="28"/>
          <w:szCs w:val="28"/>
        </w:rPr>
        <w:t xml:space="preserve">- Description: </w:t>
      </w:r>
      <w:r w:rsidR="002055E6">
        <w:rPr>
          <w:sz w:val="28"/>
          <w:szCs w:val="28"/>
        </w:rPr>
        <w:t xml:space="preserve">Provides cybersecurity tips, annual cybercrime reports, and </w:t>
      </w:r>
      <w:r w:rsidR="00D90258">
        <w:rPr>
          <w:sz w:val="28"/>
          <w:szCs w:val="28"/>
        </w:rPr>
        <w:t>threat awareness</w:t>
      </w:r>
    </w:p>
    <w:p w14:paraId="5B9E26D1" w14:textId="77777777" w:rsidR="00A71FC8" w:rsidRPr="00D71D1C" w:rsidRDefault="00A71FC8" w:rsidP="00D01712">
      <w:pPr>
        <w:pStyle w:val="NoSpacing"/>
        <w:spacing w:line="259" w:lineRule="auto"/>
        <w:contextualSpacing/>
        <w:rPr>
          <w:sz w:val="28"/>
          <w:szCs w:val="28"/>
        </w:rPr>
      </w:pPr>
    </w:p>
    <w:p w14:paraId="5D43FF62" w14:textId="1FC43CC2" w:rsidR="00A71FC8" w:rsidRDefault="00A71FC8" w:rsidP="000E41F8">
      <w:pPr>
        <w:pStyle w:val="NoSpacing"/>
        <w:numPr>
          <w:ilvl w:val="0"/>
          <w:numId w:val="26"/>
        </w:numPr>
        <w:spacing w:line="259" w:lineRule="auto"/>
        <w:contextualSpacing/>
        <w:rPr>
          <w:sz w:val="28"/>
          <w:szCs w:val="28"/>
        </w:rPr>
      </w:pPr>
      <w:r w:rsidRPr="00D71D1C">
        <w:rPr>
          <w:sz w:val="28"/>
          <w:szCs w:val="28"/>
        </w:rPr>
        <w:t>Cybersecurity and Infrastructure Security Agency (CISA)</w:t>
      </w:r>
    </w:p>
    <w:p w14:paraId="4189FAF4" w14:textId="77777777" w:rsidR="0099209D" w:rsidRPr="00D71D1C" w:rsidRDefault="0099209D" w:rsidP="00D01712">
      <w:pPr>
        <w:pStyle w:val="NoSpacing"/>
        <w:spacing w:line="259" w:lineRule="auto"/>
        <w:contextualSpacing/>
        <w:rPr>
          <w:sz w:val="28"/>
          <w:szCs w:val="28"/>
        </w:rPr>
      </w:pPr>
    </w:p>
    <w:p w14:paraId="14A93C2E" w14:textId="5CC950BD" w:rsidR="00A71FC8" w:rsidRPr="00D71D1C" w:rsidRDefault="00A71FC8" w:rsidP="00D01712">
      <w:pPr>
        <w:pStyle w:val="NoSpacing"/>
        <w:spacing w:line="259" w:lineRule="auto"/>
        <w:contextualSpacing/>
        <w:rPr>
          <w:sz w:val="28"/>
          <w:szCs w:val="28"/>
        </w:rPr>
      </w:pPr>
      <w:r w:rsidRPr="00D71D1C">
        <w:rPr>
          <w:sz w:val="28"/>
          <w:szCs w:val="28"/>
        </w:rPr>
        <w:t xml:space="preserve">   - Website: https://www.cisa.gov/</w:t>
      </w:r>
    </w:p>
    <w:p w14:paraId="3B766191" w14:textId="77777777" w:rsidR="00A71FC8" w:rsidRPr="00D71D1C" w:rsidRDefault="00A71FC8" w:rsidP="00D01712">
      <w:pPr>
        <w:pStyle w:val="NoSpacing"/>
        <w:spacing w:line="259" w:lineRule="auto"/>
        <w:contextualSpacing/>
        <w:rPr>
          <w:sz w:val="28"/>
          <w:szCs w:val="28"/>
        </w:rPr>
      </w:pPr>
      <w:r w:rsidRPr="00D71D1C">
        <w:rPr>
          <w:sz w:val="28"/>
          <w:szCs w:val="28"/>
        </w:rPr>
        <w:t xml:space="preserve">   - Description: Leads the national effort to understand and manage cyber and physical risk to critical infrastructure in the United States.</w:t>
      </w:r>
    </w:p>
    <w:p w14:paraId="5EA4FA9F" w14:textId="77777777" w:rsidR="0099209D" w:rsidRDefault="0099209D" w:rsidP="00D01712">
      <w:pPr>
        <w:pStyle w:val="NoSpacing"/>
        <w:spacing w:line="259" w:lineRule="auto"/>
        <w:contextualSpacing/>
        <w:rPr>
          <w:sz w:val="28"/>
          <w:szCs w:val="28"/>
        </w:rPr>
      </w:pPr>
    </w:p>
    <w:p w14:paraId="02A76833" w14:textId="77777777" w:rsidR="00FF4AD8" w:rsidRPr="00BF2289" w:rsidRDefault="00FF4AD8" w:rsidP="00D01712">
      <w:pPr>
        <w:pStyle w:val="NoSpacing"/>
        <w:spacing w:line="259" w:lineRule="auto"/>
        <w:contextualSpacing/>
        <w:rPr>
          <w:b/>
          <w:bCs/>
          <w:sz w:val="28"/>
          <w:szCs w:val="28"/>
        </w:rPr>
      </w:pPr>
      <w:r w:rsidRPr="00BF2289">
        <w:rPr>
          <w:b/>
          <w:bCs/>
          <w:sz w:val="28"/>
          <w:szCs w:val="28"/>
        </w:rPr>
        <w:t>Chapter Summary</w:t>
      </w:r>
    </w:p>
    <w:p w14:paraId="6B552698" w14:textId="77777777" w:rsidR="00FF4AD8" w:rsidRPr="009A774D" w:rsidRDefault="00FF4AD8" w:rsidP="00D01712">
      <w:pPr>
        <w:pStyle w:val="NoSpacing"/>
        <w:spacing w:line="259" w:lineRule="auto"/>
        <w:contextualSpacing/>
        <w:rPr>
          <w:sz w:val="28"/>
          <w:szCs w:val="28"/>
        </w:rPr>
      </w:pPr>
    </w:p>
    <w:p w14:paraId="3CB68CA8" w14:textId="47990159" w:rsidR="00FF4AD8" w:rsidRPr="009A774D" w:rsidRDefault="00FF4AD8" w:rsidP="00D01712">
      <w:pPr>
        <w:pStyle w:val="NoSpacing"/>
        <w:numPr>
          <w:ilvl w:val="0"/>
          <w:numId w:val="4"/>
        </w:numPr>
        <w:spacing w:line="259" w:lineRule="auto"/>
        <w:contextualSpacing/>
        <w:rPr>
          <w:sz w:val="28"/>
          <w:szCs w:val="28"/>
        </w:rPr>
      </w:pPr>
      <w:r w:rsidRPr="009A774D">
        <w:rPr>
          <w:sz w:val="28"/>
          <w:szCs w:val="28"/>
        </w:rPr>
        <w:t xml:space="preserve">Stay informed about current cyber threats and best </w:t>
      </w:r>
      <w:r w:rsidR="00850EFF" w:rsidRPr="009A774D">
        <w:rPr>
          <w:sz w:val="28"/>
          <w:szCs w:val="28"/>
        </w:rPr>
        <w:t>practices.</w:t>
      </w:r>
    </w:p>
    <w:p w14:paraId="423EE81E" w14:textId="58E59F7C" w:rsidR="00FF4AD8" w:rsidRPr="009A774D" w:rsidRDefault="00FF4AD8" w:rsidP="00D01712">
      <w:pPr>
        <w:pStyle w:val="NoSpacing"/>
        <w:numPr>
          <w:ilvl w:val="0"/>
          <w:numId w:val="4"/>
        </w:numPr>
        <w:spacing w:line="259" w:lineRule="auto"/>
        <w:contextualSpacing/>
        <w:rPr>
          <w:sz w:val="28"/>
          <w:szCs w:val="28"/>
        </w:rPr>
      </w:pPr>
      <w:r w:rsidRPr="009A774D">
        <w:rPr>
          <w:sz w:val="28"/>
          <w:szCs w:val="28"/>
        </w:rPr>
        <w:t>Regularly attend cyber security awareness trainings</w:t>
      </w:r>
      <w:r w:rsidR="00F92E81">
        <w:rPr>
          <w:sz w:val="28"/>
          <w:szCs w:val="28"/>
        </w:rPr>
        <w:t>.</w:t>
      </w:r>
    </w:p>
    <w:p w14:paraId="025B8DA3" w14:textId="6FDEFEE6" w:rsidR="00FF4AD8" w:rsidRPr="009A774D" w:rsidRDefault="00FF4AD8" w:rsidP="00D01712">
      <w:pPr>
        <w:pStyle w:val="NoSpacing"/>
        <w:numPr>
          <w:ilvl w:val="0"/>
          <w:numId w:val="4"/>
        </w:numPr>
        <w:spacing w:line="259" w:lineRule="auto"/>
        <w:contextualSpacing/>
        <w:rPr>
          <w:sz w:val="28"/>
          <w:szCs w:val="28"/>
        </w:rPr>
      </w:pPr>
      <w:r w:rsidRPr="009A774D">
        <w:rPr>
          <w:sz w:val="28"/>
          <w:szCs w:val="28"/>
        </w:rPr>
        <w:t xml:space="preserve">Utilize resources such as </w:t>
      </w:r>
      <w:r w:rsidR="00D90258">
        <w:rPr>
          <w:sz w:val="28"/>
          <w:szCs w:val="28"/>
        </w:rPr>
        <w:t>free online</w:t>
      </w:r>
      <w:r w:rsidRPr="009A774D">
        <w:rPr>
          <w:sz w:val="28"/>
          <w:szCs w:val="28"/>
        </w:rPr>
        <w:t xml:space="preserve"> cybersecurity </w:t>
      </w:r>
      <w:r w:rsidR="00F92E81" w:rsidRPr="009A774D">
        <w:rPr>
          <w:sz w:val="28"/>
          <w:szCs w:val="28"/>
        </w:rPr>
        <w:t>guidelines.</w:t>
      </w:r>
    </w:p>
    <w:p w14:paraId="0D554550" w14:textId="7C244178" w:rsidR="00FF4AD8" w:rsidRPr="009A774D" w:rsidRDefault="00FF4AD8" w:rsidP="00D01712">
      <w:pPr>
        <w:pStyle w:val="NoSpacing"/>
        <w:numPr>
          <w:ilvl w:val="0"/>
          <w:numId w:val="4"/>
        </w:numPr>
        <w:spacing w:line="259" w:lineRule="auto"/>
        <w:contextualSpacing/>
        <w:rPr>
          <w:sz w:val="28"/>
          <w:szCs w:val="28"/>
        </w:rPr>
      </w:pPr>
      <w:r w:rsidRPr="009A774D">
        <w:rPr>
          <w:sz w:val="28"/>
          <w:szCs w:val="28"/>
        </w:rPr>
        <w:t>Share knowledge and resources with family, friends, and colleagues</w:t>
      </w:r>
      <w:r w:rsidR="00F92E81">
        <w:rPr>
          <w:sz w:val="28"/>
          <w:szCs w:val="28"/>
        </w:rPr>
        <w:t>.</w:t>
      </w:r>
    </w:p>
    <w:p w14:paraId="1B50D027" w14:textId="15F0883D" w:rsidR="00FF4AD8" w:rsidRPr="009A774D" w:rsidRDefault="00FF4AD8" w:rsidP="00D01712">
      <w:pPr>
        <w:pStyle w:val="NoSpacing"/>
        <w:numPr>
          <w:ilvl w:val="0"/>
          <w:numId w:val="4"/>
        </w:numPr>
        <w:spacing w:line="259" w:lineRule="auto"/>
        <w:contextualSpacing/>
        <w:rPr>
          <w:sz w:val="28"/>
          <w:szCs w:val="28"/>
        </w:rPr>
      </w:pPr>
      <w:r w:rsidRPr="009A774D">
        <w:rPr>
          <w:sz w:val="28"/>
          <w:szCs w:val="28"/>
        </w:rPr>
        <w:t>Keep an open mind and adapt to new cyber security challenges</w:t>
      </w:r>
      <w:r w:rsidR="00F92E81">
        <w:rPr>
          <w:sz w:val="28"/>
          <w:szCs w:val="28"/>
        </w:rPr>
        <w:t>.</w:t>
      </w:r>
    </w:p>
    <w:p w14:paraId="357D67A3" w14:textId="77777777" w:rsidR="00410B12" w:rsidRDefault="00410B12" w:rsidP="00D01712">
      <w:pPr>
        <w:pStyle w:val="NoSpacing"/>
        <w:spacing w:line="259" w:lineRule="auto"/>
        <w:contextualSpacing/>
        <w:rPr>
          <w:sz w:val="28"/>
          <w:szCs w:val="28"/>
        </w:rPr>
      </w:pPr>
    </w:p>
    <w:p w14:paraId="6C34A54F" w14:textId="1CC8CB32" w:rsidR="00410B12" w:rsidRDefault="0099209D" w:rsidP="00D01712">
      <w:pPr>
        <w:pStyle w:val="Heading2"/>
        <w:contextualSpacing/>
      </w:pPr>
      <w:r>
        <w:t>Frequently Asked Questions</w:t>
      </w:r>
    </w:p>
    <w:p w14:paraId="3D77080C" w14:textId="77777777" w:rsidR="00410B12" w:rsidRDefault="00410B12" w:rsidP="00D01712">
      <w:pPr>
        <w:pStyle w:val="NoSpacing"/>
        <w:spacing w:line="259" w:lineRule="auto"/>
        <w:contextualSpacing/>
        <w:rPr>
          <w:sz w:val="28"/>
          <w:szCs w:val="28"/>
        </w:rPr>
      </w:pPr>
    </w:p>
    <w:p w14:paraId="44EA81C8" w14:textId="77777777" w:rsidR="00452470" w:rsidRPr="00452470" w:rsidRDefault="003A056D" w:rsidP="00D01712">
      <w:pPr>
        <w:pStyle w:val="NoSpacing"/>
        <w:spacing w:line="259" w:lineRule="auto"/>
        <w:contextualSpacing/>
        <w:rPr>
          <w:i/>
          <w:iCs/>
          <w:sz w:val="28"/>
          <w:szCs w:val="28"/>
        </w:rPr>
      </w:pPr>
      <w:r w:rsidRPr="00452470">
        <w:rPr>
          <w:i/>
          <w:iCs/>
          <w:sz w:val="28"/>
          <w:szCs w:val="28"/>
        </w:rPr>
        <w:t>Question: How can I access cyber security news websites and blogs to stay informed about current cyber threats and best practices?</w:t>
      </w:r>
      <w:r w:rsidRPr="00452470">
        <w:rPr>
          <w:i/>
          <w:iCs/>
          <w:sz w:val="28"/>
          <w:szCs w:val="28"/>
        </w:rPr>
        <w:br/>
        <w:t xml:space="preserve">   </w:t>
      </w:r>
    </w:p>
    <w:p w14:paraId="62F589C8" w14:textId="5B9635E0" w:rsidR="003A056D" w:rsidRPr="00452470" w:rsidRDefault="003A056D" w:rsidP="00D01712">
      <w:pPr>
        <w:pStyle w:val="NoSpacing"/>
        <w:spacing w:line="259" w:lineRule="auto"/>
        <w:contextualSpacing/>
        <w:rPr>
          <w:i/>
          <w:iCs/>
          <w:sz w:val="28"/>
          <w:szCs w:val="28"/>
        </w:rPr>
      </w:pPr>
      <w:r w:rsidRPr="009A774D">
        <w:rPr>
          <w:sz w:val="28"/>
          <w:szCs w:val="28"/>
        </w:rPr>
        <w:lastRenderedPageBreak/>
        <w:t xml:space="preserve">Answer: You can access cyber security news websites and blogs such as </w:t>
      </w:r>
      <w:r w:rsidR="002558EE">
        <w:rPr>
          <w:sz w:val="28"/>
          <w:szCs w:val="28"/>
        </w:rPr>
        <w:t>Dark Reading</w:t>
      </w:r>
      <w:r w:rsidRPr="009A774D">
        <w:rPr>
          <w:sz w:val="28"/>
          <w:szCs w:val="28"/>
        </w:rPr>
        <w:t xml:space="preserve"> and The Hacker News by visiting their respective websites. These sources provide valuable insights into the latest cyber threats, security breaches, and best practices for protecting yourself online.</w:t>
      </w:r>
      <w:r w:rsidRPr="009A774D">
        <w:rPr>
          <w:sz w:val="28"/>
          <w:szCs w:val="28"/>
        </w:rPr>
        <w:br/>
      </w:r>
      <w:r w:rsidRPr="009A774D">
        <w:rPr>
          <w:sz w:val="28"/>
          <w:szCs w:val="28"/>
        </w:rPr>
        <w:br/>
      </w:r>
      <w:r w:rsidRPr="00452470">
        <w:rPr>
          <w:i/>
          <w:iCs/>
          <w:sz w:val="28"/>
          <w:szCs w:val="28"/>
        </w:rPr>
        <w:t>Question: Where can I find online cyber security courses and webinars to attend cyber security awareness trainings?</w:t>
      </w:r>
      <w:r w:rsidRPr="00452470">
        <w:rPr>
          <w:i/>
          <w:iCs/>
          <w:sz w:val="28"/>
          <w:szCs w:val="28"/>
        </w:rPr>
        <w:br/>
        <w:t xml:space="preserve">   </w:t>
      </w:r>
    </w:p>
    <w:p w14:paraId="58EB8916" w14:textId="59C6979F" w:rsidR="002558EE" w:rsidRPr="009A774D" w:rsidRDefault="003A056D" w:rsidP="002558EE">
      <w:pPr>
        <w:pStyle w:val="NoSpacing"/>
        <w:spacing w:line="259" w:lineRule="auto"/>
        <w:contextualSpacing/>
        <w:rPr>
          <w:sz w:val="28"/>
          <w:szCs w:val="28"/>
        </w:rPr>
      </w:pPr>
      <w:r w:rsidRPr="009A774D">
        <w:rPr>
          <w:sz w:val="28"/>
          <w:szCs w:val="28"/>
        </w:rPr>
        <w:t xml:space="preserve">Answer: You can find online cyber security courses and webinars on platforms like </w:t>
      </w:r>
      <w:r w:rsidR="002558EE">
        <w:rPr>
          <w:sz w:val="28"/>
          <w:szCs w:val="28"/>
        </w:rPr>
        <w:t>Udemy</w:t>
      </w:r>
      <w:r w:rsidRPr="009A774D">
        <w:rPr>
          <w:sz w:val="28"/>
          <w:szCs w:val="28"/>
        </w:rPr>
        <w:t xml:space="preserve"> and SANS Cyber Aces. These courses cover a wide range of topics, from basic cyber security concepts to advanced threat detection and mitigation strategies.</w:t>
      </w:r>
    </w:p>
    <w:p w14:paraId="6B85BFEB" w14:textId="45EBEFDE" w:rsidR="003A056D" w:rsidRPr="003A056D" w:rsidRDefault="003A056D" w:rsidP="00D01712">
      <w:pPr>
        <w:pStyle w:val="NoSpacing"/>
        <w:spacing w:line="259" w:lineRule="auto"/>
        <w:contextualSpacing/>
        <w:rPr>
          <w:i/>
          <w:iCs/>
          <w:sz w:val="28"/>
          <w:szCs w:val="28"/>
        </w:rPr>
      </w:pPr>
      <w:r w:rsidRPr="009A774D">
        <w:rPr>
          <w:sz w:val="28"/>
          <w:szCs w:val="28"/>
        </w:rPr>
        <w:br/>
      </w:r>
      <w:r w:rsidRPr="003A056D">
        <w:rPr>
          <w:i/>
          <w:iCs/>
          <w:sz w:val="28"/>
          <w:szCs w:val="28"/>
        </w:rPr>
        <w:t>Question: How can I share knowledge and resources about cyber security with my family, friends, and colleagues?</w:t>
      </w:r>
      <w:r w:rsidRPr="003A056D">
        <w:rPr>
          <w:i/>
          <w:iCs/>
          <w:sz w:val="28"/>
          <w:szCs w:val="28"/>
        </w:rPr>
        <w:br/>
        <w:t xml:space="preserve">   </w:t>
      </w:r>
    </w:p>
    <w:p w14:paraId="454561B0" w14:textId="46CE1844" w:rsidR="003A056D" w:rsidRDefault="003A056D" w:rsidP="00D01712">
      <w:pPr>
        <w:pStyle w:val="NoSpacing"/>
        <w:spacing w:line="259" w:lineRule="auto"/>
        <w:contextualSpacing/>
        <w:rPr>
          <w:sz w:val="28"/>
          <w:szCs w:val="28"/>
        </w:rPr>
      </w:pPr>
      <w:r w:rsidRPr="009A774D">
        <w:rPr>
          <w:sz w:val="28"/>
          <w:szCs w:val="28"/>
        </w:rPr>
        <w:t>Answer: You can share knowledge and resources about cyber security by discussing the importance of cyber security with your family, friends, and colleagues and providing them with relevant articles, guidelines, and training opportunities. Encourage them to attend cyber security trainings and stay informed about the latest cyber threats.</w:t>
      </w:r>
      <w:r w:rsidRPr="009A774D">
        <w:rPr>
          <w:sz w:val="28"/>
          <w:szCs w:val="28"/>
        </w:rPr>
        <w:br/>
      </w:r>
      <w:r w:rsidRPr="009A774D">
        <w:rPr>
          <w:sz w:val="28"/>
          <w:szCs w:val="28"/>
        </w:rPr>
        <w:br/>
      </w:r>
      <w:r w:rsidRPr="003A056D">
        <w:rPr>
          <w:i/>
          <w:iCs/>
          <w:sz w:val="28"/>
          <w:szCs w:val="28"/>
        </w:rPr>
        <w:t>Question: What are some examples of new cyber security challenges that I should adapt to?</w:t>
      </w:r>
      <w:r w:rsidRPr="003A056D">
        <w:rPr>
          <w:i/>
          <w:iCs/>
          <w:sz w:val="28"/>
          <w:szCs w:val="28"/>
        </w:rPr>
        <w:br/>
      </w:r>
      <w:r w:rsidRPr="009A774D">
        <w:rPr>
          <w:sz w:val="28"/>
          <w:szCs w:val="28"/>
        </w:rPr>
        <w:t xml:space="preserve">   </w:t>
      </w:r>
    </w:p>
    <w:p w14:paraId="66B92035" w14:textId="72F7FB32" w:rsidR="0021022B" w:rsidRPr="009A774D" w:rsidRDefault="003A056D" w:rsidP="0021022B">
      <w:pPr>
        <w:pStyle w:val="NoSpacing"/>
        <w:spacing w:line="259" w:lineRule="auto"/>
        <w:contextualSpacing/>
        <w:rPr>
          <w:sz w:val="28"/>
          <w:szCs w:val="28"/>
        </w:rPr>
      </w:pPr>
      <w:r w:rsidRPr="009A774D">
        <w:rPr>
          <w:sz w:val="28"/>
          <w:szCs w:val="28"/>
        </w:rPr>
        <w:t>Answer: New cyber security challenges can include emerging forms of malware, advanced phishing techniques, and vulnerabilities in Internet of Things (IoT) devices. By staying proactive and open to learning, you can better equip yourself to navigate these ever-changing cyber threats.</w:t>
      </w:r>
    </w:p>
    <w:p w14:paraId="2F8F03FD" w14:textId="2BA2517A" w:rsidR="003A056D" w:rsidRDefault="003A056D" w:rsidP="00D01712">
      <w:pPr>
        <w:pStyle w:val="NoSpacing"/>
        <w:spacing w:line="259" w:lineRule="auto"/>
        <w:contextualSpacing/>
        <w:rPr>
          <w:sz w:val="28"/>
          <w:szCs w:val="28"/>
        </w:rPr>
      </w:pPr>
      <w:r w:rsidRPr="009A774D">
        <w:rPr>
          <w:sz w:val="28"/>
          <w:szCs w:val="28"/>
        </w:rPr>
        <w:br/>
      </w:r>
      <w:r w:rsidRPr="003A056D">
        <w:rPr>
          <w:i/>
          <w:iCs/>
          <w:sz w:val="28"/>
          <w:szCs w:val="28"/>
        </w:rPr>
        <w:t>Question: What are some examples of proactive behaviors that can enhance my cyber security?</w:t>
      </w:r>
      <w:r w:rsidRPr="009A774D">
        <w:rPr>
          <w:sz w:val="28"/>
          <w:szCs w:val="28"/>
        </w:rPr>
        <w:br/>
        <w:t xml:space="preserve">   </w:t>
      </w:r>
    </w:p>
    <w:p w14:paraId="35E1A6B4" w14:textId="34B83E93" w:rsidR="0021022B" w:rsidRPr="009A774D" w:rsidRDefault="003A056D" w:rsidP="0021022B">
      <w:pPr>
        <w:pStyle w:val="NoSpacing"/>
        <w:spacing w:line="259" w:lineRule="auto"/>
        <w:contextualSpacing/>
        <w:rPr>
          <w:sz w:val="28"/>
          <w:szCs w:val="28"/>
        </w:rPr>
      </w:pPr>
      <w:r w:rsidRPr="009A774D">
        <w:rPr>
          <w:sz w:val="28"/>
          <w:szCs w:val="28"/>
        </w:rPr>
        <w:t xml:space="preserve">Answer: Proactive behaviors include regular software updates to patch security vulnerabilities, use of multi-factor authentication to protect accounts, and the </w:t>
      </w:r>
      <w:r w:rsidRPr="009A774D">
        <w:rPr>
          <w:sz w:val="28"/>
          <w:szCs w:val="28"/>
        </w:rPr>
        <w:lastRenderedPageBreak/>
        <w:t>cautious sharing of personal data online to avoid exposing sensitive information to unauthorized individuals.</w:t>
      </w:r>
    </w:p>
    <w:p w14:paraId="45B66BBF" w14:textId="24985C9D" w:rsidR="003A056D" w:rsidRDefault="003A056D" w:rsidP="00D01712">
      <w:pPr>
        <w:pStyle w:val="NoSpacing"/>
        <w:spacing w:line="259" w:lineRule="auto"/>
        <w:contextualSpacing/>
        <w:rPr>
          <w:sz w:val="28"/>
          <w:szCs w:val="28"/>
        </w:rPr>
      </w:pPr>
      <w:r w:rsidRPr="009A774D">
        <w:rPr>
          <w:sz w:val="28"/>
          <w:szCs w:val="28"/>
        </w:rPr>
        <w:br/>
      </w:r>
      <w:r w:rsidRPr="003A056D">
        <w:rPr>
          <w:i/>
          <w:iCs/>
          <w:sz w:val="28"/>
          <w:szCs w:val="28"/>
        </w:rPr>
        <w:t>Question: What role does an adaptive mindset play in staying cyber smart?</w:t>
      </w:r>
      <w:r w:rsidRPr="003A056D">
        <w:rPr>
          <w:i/>
          <w:iCs/>
          <w:sz w:val="28"/>
          <w:szCs w:val="28"/>
        </w:rPr>
        <w:br/>
      </w:r>
    </w:p>
    <w:p w14:paraId="7CA75E34" w14:textId="658BF803" w:rsidR="003A056D" w:rsidRPr="009A774D" w:rsidRDefault="003A056D" w:rsidP="00D01712">
      <w:pPr>
        <w:pStyle w:val="NoSpacing"/>
        <w:spacing w:line="259" w:lineRule="auto"/>
        <w:contextualSpacing/>
        <w:rPr>
          <w:sz w:val="28"/>
          <w:szCs w:val="28"/>
        </w:rPr>
      </w:pPr>
      <w:r w:rsidRPr="009A774D">
        <w:rPr>
          <w:sz w:val="28"/>
          <w:szCs w:val="28"/>
        </w:rPr>
        <w:t>Answer: An adaptive mindset is essential for staying cyber smart as it allows individuals to continuously learn about new security measures, technologies, and threats. By being open to change and growth, individuals can better anticipate and address evolving cyber security challenges.</w:t>
      </w:r>
    </w:p>
    <w:p w14:paraId="0F925A85" w14:textId="5106508B" w:rsidR="0099209D" w:rsidRDefault="0099209D" w:rsidP="00D01712">
      <w:pPr>
        <w:contextualSpacing/>
        <w:rPr>
          <w:szCs w:val="28"/>
        </w:rPr>
      </w:pPr>
      <w:r>
        <w:rPr>
          <w:szCs w:val="28"/>
        </w:rPr>
        <w:br w:type="page"/>
      </w:r>
    </w:p>
    <w:p w14:paraId="7A4CB51E" w14:textId="3687FC45" w:rsidR="003A056D" w:rsidRDefault="00C8455E" w:rsidP="00D01712">
      <w:pPr>
        <w:pStyle w:val="Heading1"/>
      </w:pPr>
      <w:bookmarkStart w:id="15" w:name="_Toc157348472"/>
      <w:r>
        <w:lastRenderedPageBreak/>
        <w:t>Conclusion and Thank YOU</w:t>
      </w:r>
      <w:bookmarkEnd w:id="15"/>
    </w:p>
    <w:p w14:paraId="719F97AD" w14:textId="77777777" w:rsidR="00C8455E" w:rsidRDefault="00C8455E" w:rsidP="00D01712">
      <w:pPr>
        <w:contextualSpacing/>
      </w:pPr>
    </w:p>
    <w:p w14:paraId="39B816A8" w14:textId="30945797" w:rsidR="00303362" w:rsidRDefault="003A2E23" w:rsidP="00D01712">
      <w:pPr>
        <w:pStyle w:val="NoSpacing"/>
        <w:spacing w:line="259" w:lineRule="auto"/>
        <w:contextualSpacing/>
        <w:rPr>
          <w:sz w:val="28"/>
          <w:szCs w:val="28"/>
        </w:rPr>
      </w:pPr>
      <w:r w:rsidRPr="004D28E7">
        <w:rPr>
          <w:sz w:val="28"/>
          <w:szCs w:val="28"/>
        </w:rPr>
        <w:t>Congratulations! You've just finished reading "Get Cyber Smart: A User-Friendly Guide to protecting your family, your business, and yourself online." You are now armed with the knowledge and tools to be cyber smarter than 99% of the general population when it comes to staying safe online. You've learned practical advice, tips, tricks, and</w:t>
      </w:r>
      <w:r>
        <w:rPr>
          <w:sz w:val="28"/>
          <w:szCs w:val="28"/>
        </w:rPr>
        <w:t xml:space="preserve"> learned from</w:t>
      </w:r>
      <w:r w:rsidRPr="004D28E7">
        <w:rPr>
          <w:sz w:val="28"/>
          <w:szCs w:val="28"/>
        </w:rPr>
        <w:t xml:space="preserve"> examples </w:t>
      </w:r>
      <w:r>
        <w:rPr>
          <w:sz w:val="28"/>
          <w:szCs w:val="28"/>
        </w:rPr>
        <w:t xml:space="preserve">of real cyber incidents </w:t>
      </w:r>
      <w:r w:rsidRPr="004D28E7">
        <w:rPr>
          <w:sz w:val="28"/>
          <w:szCs w:val="28"/>
        </w:rPr>
        <w:t>to help you navigate the online world with confidence and security.</w:t>
      </w:r>
      <w:r w:rsidRPr="004D28E7">
        <w:rPr>
          <w:sz w:val="28"/>
          <w:szCs w:val="28"/>
        </w:rPr>
        <w:br/>
      </w:r>
      <w:r w:rsidRPr="004D28E7">
        <w:rPr>
          <w:sz w:val="28"/>
          <w:szCs w:val="28"/>
        </w:rPr>
        <w:br/>
        <w:t>Now that you've acquired this knowledge, it's time to put it into action. Take a moment to review the key takeaways from the book and identify any areas where you can immediately implement changes to your online habits. Whether it's strengthening your passwords, enabling two-factor authentication, or being more mindful of what you share on social media, there are simple steps you can take today to enhance your online security.</w:t>
      </w:r>
      <w:r w:rsidRPr="004D28E7">
        <w:rPr>
          <w:sz w:val="28"/>
          <w:szCs w:val="28"/>
        </w:rPr>
        <w:br/>
      </w:r>
      <w:r w:rsidRPr="004D28E7">
        <w:rPr>
          <w:sz w:val="28"/>
          <w:szCs w:val="28"/>
        </w:rPr>
        <w:br/>
        <w:t>But don't stop there. It's important to share this knowledge with those around you who may not be as cyber savvy. Whether it's your family members, friends, or coworkers, there are likely people in your life who could benefit from the insights you've gained from this book. By educating others about the importance of cyber safety, you can help create a more secure online community for everyone.</w:t>
      </w:r>
      <w:r w:rsidRPr="004D28E7">
        <w:rPr>
          <w:sz w:val="28"/>
          <w:szCs w:val="28"/>
        </w:rPr>
        <w:br/>
      </w:r>
      <w:r w:rsidRPr="004D28E7">
        <w:rPr>
          <w:sz w:val="28"/>
          <w:szCs w:val="28"/>
        </w:rPr>
        <w:br/>
        <w:t>Remember, cyber safety is an ongoing process. As technology continues to evolve, so do the tactics of cyber criminals. Stay informed and continue to educate yourself on the latest trends and best practices for staying safe online. By doing so, you'll be better equipped to protect yourself, your family, and your business from online threats.</w:t>
      </w:r>
      <w:r w:rsidRPr="004D28E7">
        <w:rPr>
          <w:sz w:val="28"/>
          <w:szCs w:val="28"/>
        </w:rPr>
        <w:br/>
      </w:r>
      <w:r w:rsidRPr="004D28E7">
        <w:rPr>
          <w:sz w:val="28"/>
          <w:szCs w:val="28"/>
        </w:rPr>
        <w:br/>
        <w:t>Thank you for taking the time to invest in your cyber safety education</w:t>
      </w:r>
      <w:r>
        <w:rPr>
          <w:sz w:val="28"/>
          <w:szCs w:val="28"/>
        </w:rPr>
        <w:t xml:space="preserve"> and for trusting me on this process</w:t>
      </w:r>
      <w:r w:rsidRPr="004D28E7">
        <w:rPr>
          <w:sz w:val="28"/>
          <w:szCs w:val="28"/>
        </w:rPr>
        <w:t>. I encourage you to continue to implement the knowledge you've gained and to spread the word to those around you. Together, we can create a safer and more secure online environment for everyone.</w:t>
      </w:r>
    </w:p>
    <w:p w14:paraId="45F1085B" w14:textId="77777777" w:rsidR="00303362" w:rsidRDefault="00303362" w:rsidP="00D01712">
      <w:pPr>
        <w:contextualSpacing/>
        <w:rPr>
          <w:szCs w:val="28"/>
        </w:rPr>
      </w:pPr>
      <w:r>
        <w:rPr>
          <w:szCs w:val="28"/>
        </w:rPr>
        <w:br w:type="page"/>
      </w:r>
    </w:p>
    <w:p w14:paraId="5DAC2856" w14:textId="61C91D49" w:rsidR="003A2E23" w:rsidRDefault="00AC7A77" w:rsidP="00D01712">
      <w:pPr>
        <w:pStyle w:val="Heading1"/>
      </w:pPr>
      <w:bookmarkStart w:id="16" w:name="_Toc157348473"/>
      <w:r>
        <w:lastRenderedPageBreak/>
        <w:t>Introducing Darren Mott, aka “The CyBUr Guy”</w:t>
      </w:r>
      <w:bookmarkEnd w:id="16"/>
    </w:p>
    <w:p w14:paraId="1E681B7B" w14:textId="77777777" w:rsidR="00AC7A77" w:rsidRDefault="00AC7A77" w:rsidP="00D01712">
      <w:pPr>
        <w:pStyle w:val="NoSpacing"/>
        <w:spacing w:line="259" w:lineRule="auto"/>
        <w:contextualSpacing/>
        <w:rPr>
          <w:sz w:val="28"/>
          <w:szCs w:val="28"/>
        </w:rPr>
      </w:pPr>
    </w:p>
    <w:p w14:paraId="4E686BD9" w14:textId="77777777" w:rsidR="00AC7A77" w:rsidRDefault="00AC7A77" w:rsidP="00D01712">
      <w:pPr>
        <w:pStyle w:val="NoSpacing"/>
        <w:spacing w:line="259" w:lineRule="auto"/>
        <w:contextualSpacing/>
        <w:rPr>
          <w:sz w:val="28"/>
          <w:szCs w:val="28"/>
        </w:rPr>
      </w:pPr>
      <w:r w:rsidRPr="00C81C1B">
        <w:rPr>
          <w:sz w:val="28"/>
          <w:szCs w:val="28"/>
        </w:rPr>
        <w:t>Darren Mott, also known as The CyBUr Guy, has been on the front lines of cyber safety for over 20 years as a retired FBI Supervisory Special Agent and cybercrime and counterintelligence expert. As a cybersecurity subject matter expert, cyber influencer, cyber evangelist, cybersecurity conference speaker, host of the CyBUr Guy Podcast, and host of the CyBUr Smart Morning News Update, Darren is uniquely qualified to guide you in protecting your personal and professional safety from cyber bad guys.</w:t>
      </w:r>
      <w:r w:rsidRPr="00C81C1B">
        <w:rPr>
          <w:sz w:val="28"/>
          <w:szCs w:val="28"/>
        </w:rPr>
        <w:br/>
      </w:r>
      <w:r w:rsidRPr="00C81C1B">
        <w:rPr>
          <w:sz w:val="28"/>
          <w:szCs w:val="28"/>
        </w:rPr>
        <w:br/>
        <w:t>Darren wrote the book "Get Cyber Smart" because he saw the need for a comprehensive and practical guide to cyber safety that anyone can understand and implement. He wanted to empower individuals and businesses to take control of their online security and privacy.</w:t>
      </w:r>
      <w:r w:rsidRPr="00C81C1B">
        <w:rPr>
          <w:sz w:val="28"/>
          <w:szCs w:val="28"/>
        </w:rPr>
        <w:br/>
      </w:r>
      <w:r w:rsidRPr="00C81C1B">
        <w:rPr>
          <w:sz w:val="28"/>
          <w:szCs w:val="28"/>
        </w:rPr>
        <w:br/>
        <w:t>With his extensive experience and expertise, Darren is the perfect guide to help cyber safety novices reach their goals of personal and professional safety from cyber threats. His insider knowledge and in-depth understanding of cybercrime and cybersecurity make him an invaluable resource for anyone looking to become cyber smarter.</w:t>
      </w:r>
      <w:r w:rsidRPr="00C81C1B">
        <w:rPr>
          <w:sz w:val="28"/>
          <w:szCs w:val="28"/>
        </w:rPr>
        <w:br/>
      </w:r>
      <w:r w:rsidRPr="00C81C1B">
        <w:rPr>
          <w:sz w:val="28"/>
          <w:szCs w:val="28"/>
        </w:rPr>
        <w:br/>
        <w:t>So, if you're ready to take control of your online safety and outsmart the bad guys, start reading "Get Cyber Smart" right now. Darren's practical tips, real-world examples, and easy-to-understand advice will empower you to navigate the digital world with confidence and security.</w:t>
      </w:r>
      <w:r w:rsidRPr="00C81C1B">
        <w:rPr>
          <w:sz w:val="28"/>
          <w:szCs w:val="28"/>
        </w:rPr>
        <w:br/>
      </w:r>
      <w:r w:rsidRPr="00C81C1B">
        <w:rPr>
          <w:sz w:val="28"/>
          <w:szCs w:val="28"/>
        </w:rPr>
        <w:br/>
        <w:t>Join Darren on social media to stay up to date with the latest cyber safety tips, news, and advice. Together, we can create a safer and more secure online world for everyone.</w:t>
      </w:r>
    </w:p>
    <w:p w14:paraId="16FE4A56" w14:textId="77777777" w:rsidR="00AC7A77" w:rsidRDefault="00AC7A77" w:rsidP="00D01712">
      <w:pPr>
        <w:pStyle w:val="NoSpacing"/>
        <w:spacing w:line="259" w:lineRule="auto"/>
        <w:contextualSpacing/>
        <w:rPr>
          <w:sz w:val="28"/>
          <w:szCs w:val="28"/>
        </w:rPr>
      </w:pPr>
    </w:p>
    <w:p w14:paraId="7B77C239" w14:textId="77777777" w:rsidR="00AC7A77" w:rsidRPr="00BB0FBE" w:rsidRDefault="00AC7A77" w:rsidP="00D01712">
      <w:pPr>
        <w:pStyle w:val="NoSpacing"/>
        <w:spacing w:line="259" w:lineRule="auto"/>
        <w:contextualSpacing/>
        <w:rPr>
          <w:sz w:val="26"/>
          <w:szCs w:val="26"/>
        </w:rPr>
      </w:pPr>
      <w:r w:rsidRPr="00BB0FBE">
        <w:rPr>
          <w:sz w:val="26"/>
          <w:szCs w:val="26"/>
        </w:rPr>
        <w:t>Linkedin</w:t>
      </w:r>
    </w:p>
    <w:p w14:paraId="3C63097B" w14:textId="77777777" w:rsidR="00AC7A77" w:rsidRPr="00BB0FBE" w:rsidRDefault="00AC7A77" w:rsidP="00D01712">
      <w:pPr>
        <w:pStyle w:val="NoSpacing"/>
        <w:spacing w:line="259" w:lineRule="auto"/>
        <w:contextualSpacing/>
        <w:rPr>
          <w:sz w:val="26"/>
          <w:szCs w:val="26"/>
        </w:rPr>
      </w:pPr>
      <w:r w:rsidRPr="00BB0FBE">
        <w:rPr>
          <w:sz w:val="26"/>
          <w:szCs w:val="26"/>
        </w:rPr>
        <w:t>Linkedin.com/in/darrenmott</w:t>
      </w:r>
    </w:p>
    <w:p w14:paraId="09C594CE" w14:textId="77777777" w:rsidR="00AC7A77" w:rsidRPr="00BB0FBE" w:rsidRDefault="00AC7A77" w:rsidP="00D01712">
      <w:pPr>
        <w:pStyle w:val="NoSpacing"/>
        <w:spacing w:line="259" w:lineRule="auto"/>
        <w:contextualSpacing/>
        <w:rPr>
          <w:sz w:val="26"/>
          <w:szCs w:val="26"/>
        </w:rPr>
      </w:pPr>
    </w:p>
    <w:p w14:paraId="405D9EBD" w14:textId="672E5846" w:rsidR="00AC7A77" w:rsidRPr="00BB0FBE" w:rsidRDefault="00AC7A77" w:rsidP="00D01712">
      <w:pPr>
        <w:pStyle w:val="NoSpacing"/>
        <w:spacing w:line="259" w:lineRule="auto"/>
        <w:contextualSpacing/>
        <w:rPr>
          <w:sz w:val="26"/>
          <w:szCs w:val="26"/>
        </w:rPr>
      </w:pPr>
      <w:r w:rsidRPr="00BB0FBE">
        <w:rPr>
          <w:sz w:val="26"/>
          <w:szCs w:val="26"/>
        </w:rPr>
        <w:t>Substack</w:t>
      </w:r>
    </w:p>
    <w:p w14:paraId="0C3073A7" w14:textId="24F7D92C" w:rsidR="00AC7A77" w:rsidRPr="00BB0FBE" w:rsidRDefault="00AC7A77" w:rsidP="00D01712">
      <w:pPr>
        <w:pStyle w:val="NoSpacing"/>
        <w:spacing w:line="259" w:lineRule="auto"/>
        <w:contextualSpacing/>
        <w:rPr>
          <w:sz w:val="26"/>
          <w:szCs w:val="26"/>
        </w:rPr>
      </w:pPr>
      <w:r w:rsidRPr="00BB0FBE">
        <w:rPr>
          <w:sz w:val="26"/>
          <w:szCs w:val="26"/>
        </w:rPr>
        <w:t>Cyburguy.substack.com</w:t>
      </w:r>
    </w:p>
    <w:p w14:paraId="653917D5" w14:textId="77777777" w:rsidR="00AC7A77" w:rsidRPr="00BB0FBE" w:rsidRDefault="00AC7A77" w:rsidP="00D01712">
      <w:pPr>
        <w:pStyle w:val="NoSpacing"/>
        <w:spacing w:line="259" w:lineRule="auto"/>
        <w:contextualSpacing/>
        <w:rPr>
          <w:sz w:val="26"/>
          <w:szCs w:val="26"/>
        </w:rPr>
      </w:pPr>
    </w:p>
    <w:p w14:paraId="7B8A77BA" w14:textId="02788954" w:rsidR="00AC7A77" w:rsidRPr="00BB0FBE" w:rsidRDefault="00AC7A77" w:rsidP="00D01712">
      <w:pPr>
        <w:pStyle w:val="NoSpacing"/>
        <w:spacing w:line="259" w:lineRule="auto"/>
        <w:contextualSpacing/>
        <w:rPr>
          <w:sz w:val="26"/>
          <w:szCs w:val="26"/>
        </w:rPr>
      </w:pPr>
      <w:r w:rsidRPr="00BB0FBE">
        <w:rPr>
          <w:sz w:val="26"/>
          <w:szCs w:val="26"/>
        </w:rPr>
        <w:t>Get Cyber Smart Book YouTube Channel</w:t>
      </w:r>
    </w:p>
    <w:p w14:paraId="4AFCB78F" w14:textId="745C1D82" w:rsidR="00AC7A77" w:rsidRPr="00BB0FBE" w:rsidRDefault="00BB0FBE" w:rsidP="00D01712">
      <w:pPr>
        <w:pStyle w:val="NoSpacing"/>
        <w:spacing w:line="259" w:lineRule="auto"/>
        <w:contextualSpacing/>
        <w:rPr>
          <w:sz w:val="26"/>
          <w:szCs w:val="26"/>
        </w:rPr>
      </w:pPr>
      <w:r w:rsidRPr="00BB0FBE">
        <w:rPr>
          <w:sz w:val="26"/>
          <w:szCs w:val="26"/>
        </w:rPr>
        <w:t>https://studio.youtube.com/channel/UCdgo5GUTLNcdqIPTLpN3gwQ</w:t>
      </w:r>
    </w:p>
    <w:p w14:paraId="62480663" w14:textId="77777777" w:rsidR="003C0002" w:rsidRDefault="003C0002">
      <w:pPr>
        <w:rPr>
          <w:rFonts w:asciiTheme="majorHAnsi" w:eastAsiaTheme="majorEastAsia" w:hAnsiTheme="majorHAnsi" w:cstheme="majorBidi"/>
          <w:b/>
          <w:color w:val="2F5496" w:themeColor="accent1" w:themeShade="BF"/>
          <w:sz w:val="32"/>
          <w:szCs w:val="32"/>
        </w:rPr>
      </w:pPr>
      <w:r>
        <w:br w:type="page"/>
      </w:r>
    </w:p>
    <w:p w14:paraId="6C3E1E00" w14:textId="78C96C2E" w:rsidR="009219E1" w:rsidRDefault="009219E1" w:rsidP="00D01712">
      <w:pPr>
        <w:pStyle w:val="Heading1"/>
      </w:pPr>
      <w:bookmarkStart w:id="17" w:name="_Toc157348474"/>
      <w:r w:rsidRPr="009219E1">
        <w:lastRenderedPageBreak/>
        <w:t>STAYING CYBER SMART!</w:t>
      </w:r>
      <w:bookmarkEnd w:id="17"/>
    </w:p>
    <w:p w14:paraId="6CA13871" w14:textId="77777777" w:rsidR="009219E1" w:rsidRPr="009219E1" w:rsidRDefault="009219E1" w:rsidP="00D01712">
      <w:pPr>
        <w:contextualSpacing/>
      </w:pPr>
    </w:p>
    <w:p w14:paraId="128E5CC6" w14:textId="77777777" w:rsidR="009219E1" w:rsidRDefault="009219E1" w:rsidP="00D01712">
      <w:pPr>
        <w:contextualSpacing/>
        <w:rPr>
          <w:szCs w:val="28"/>
        </w:rPr>
      </w:pPr>
      <w:r w:rsidRPr="00435ED2">
        <w:rPr>
          <w:szCs w:val="28"/>
        </w:rPr>
        <w:t>"</w:t>
      </w:r>
      <w:r>
        <w:rPr>
          <w:szCs w:val="28"/>
        </w:rPr>
        <w:t>STAY</w:t>
      </w:r>
      <w:r w:rsidRPr="00435ED2">
        <w:rPr>
          <w:szCs w:val="28"/>
        </w:rPr>
        <w:t xml:space="preserve"> Cyber Smart: </w:t>
      </w:r>
      <w:r>
        <w:rPr>
          <w:szCs w:val="28"/>
        </w:rPr>
        <w:t xml:space="preserve">Continue to </w:t>
      </w:r>
      <w:r w:rsidRPr="00435ED2">
        <w:rPr>
          <w:szCs w:val="28"/>
        </w:rPr>
        <w:t xml:space="preserve">Protect Yourself from Online Threats with </w:t>
      </w:r>
      <w:r>
        <w:rPr>
          <w:szCs w:val="28"/>
        </w:rPr>
        <w:t>My</w:t>
      </w:r>
      <w:r w:rsidRPr="00435ED2">
        <w:rPr>
          <w:szCs w:val="28"/>
        </w:rPr>
        <w:t xml:space="preserve"> Online </w:t>
      </w:r>
      <w:r>
        <w:rPr>
          <w:szCs w:val="28"/>
        </w:rPr>
        <w:t xml:space="preserve">Continuing </w:t>
      </w:r>
      <w:r w:rsidRPr="00435ED2">
        <w:rPr>
          <w:szCs w:val="28"/>
        </w:rPr>
        <w:t>Education Program"</w:t>
      </w:r>
      <w:r w:rsidRPr="00435ED2">
        <w:rPr>
          <w:szCs w:val="28"/>
        </w:rPr>
        <w:br/>
      </w:r>
      <w:r w:rsidRPr="00435ED2">
        <w:rPr>
          <w:szCs w:val="28"/>
        </w:rPr>
        <w:br/>
        <w:t xml:space="preserve">Are you concerned about your personal and professional safety in the online world? Do you want to be cyber smarter than 99% of the general population? </w:t>
      </w:r>
      <w:r>
        <w:rPr>
          <w:szCs w:val="28"/>
        </w:rPr>
        <w:t>My</w:t>
      </w:r>
      <w:r w:rsidRPr="00435ED2">
        <w:rPr>
          <w:szCs w:val="28"/>
        </w:rPr>
        <w:t xml:space="preserve"> online educational cybersecurity knowledge program, </w:t>
      </w:r>
      <w:r>
        <w:rPr>
          <w:szCs w:val="28"/>
        </w:rPr>
        <w:t>Stay Cyber Smart</w:t>
      </w:r>
      <w:r w:rsidRPr="00435ED2">
        <w:rPr>
          <w:szCs w:val="28"/>
        </w:rPr>
        <w:t>, is here to help you stay one step ahead of cyber bad guys.</w:t>
      </w:r>
      <w:r w:rsidRPr="00435ED2">
        <w:rPr>
          <w:szCs w:val="28"/>
        </w:rPr>
        <w:br/>
      </w:r>
      <w:r w:rsidRPr="00435ED2">
        <w:rPr>
          <w:szCs w:val="28"/>
        </w:rPr>
        <w:br/>
        <w:t xml:space="preserve">With </w:t>
      </w:r>
      <w:r>
        <w:rPr>
          <w:szCs w:val="28"/>
        </w:rPr>
        <w:t>my</w:t>
      </w:r>
      <w:r w:rsidRPr="00435ED2">
        <w:rPr>
          <w:szCs w:val="28"/>
        </w:rPr>
        <w:t xml:space="preserve"> program, you will learn specifics on different cyber safety topics, just like those mentioned in </w:t>
      </w:r>
      <w:r>
        <w:rPr>
          <w:szCs w:val="28"/>
        </w:rPr>
        <w:t>this</w:t>
      </w:r>
      <w:r w:rsidRPr="00435ED2">
        <w:rPr>
          <w:szCs w:val="28"/>
        </w:rPr>
        <w:t xml:space="preserve"> book "Get Cyber Smart." You will gain valuable knowledge that will decrease the likelihood of becoming a cyber victim. Plus, you will be able to share this information with your family, business colleagues, and friends, helping them stay safe online as well.</w:t>
      </w:r>
    </w:p>
    <w:p w14:paraId="27E194D2" w14:textId="455BF671" w:rsidR="009219E1" w:rsidRDefault="009219E1" w:rsidP="00D01712">
      <w:pPr>
        <w:contextualSpacing/>
        <w:rPr>
          <w:szCs w:val="28"/>
        </w:rPr>
      </w:pPr>
      <w:r>
        <w:rPr>
          <w:szCs w:val="28"/>
        </w:rPr>
        <w:t>This is a dynamic program</w:t>
      </w:r>
      <w:r w:rsidR="00831B78">
        <w:rPr>
          <w:szCs w:val="28"/>
        </w:rPr>
        <w:t xml:space="preserve"> where the information provided is constantly evolving, along, with the </w:t>
      </w:r>
      <w:r w:rsidR="008B1B6E">
        <w:rPr>
          <w:szCs w:val="28"/>
        </w:rPr>
        <w:t xml:space="preserve">evolving cyber threat landscape. </w:t>
      </w:r>
      <w:r w:rsidRPr="00435ED2">
        <w:rPr>
          <w:szCs w:val="28"/>
        </w:rPr>
        <w:br/>
      </w:r>
      <w:r w:rsidRPr="00435ED2">
        <w:rPr>
          <w:szCs w:val="28"/>
        </w:rPr>
        <w:br/>
        <w:t xml:space="preserve">Don't wait until it's too late. Take control of your digital safety and visit thecyburguy.com today to sign up for our program. Don't let cyber threats catch you off guard – be proactive and </w:t>
      </w:r>
      <w:r w:rsidR="008B1B6E">
        <w:rPr>
          <w:szCs w:val="28"/>
        </w:rPr>
        <w:t>STAY CYBER SMART</w:t>
      </w:r>
      <w:r w:rsidRPr="00435ED2">
        <w:rPr>
          <w:szCs w:val="28"/>
        </w:rPr>
        <w:t>.</w:t>
      </w:r>
    </w:p>
    <w:p w14:paraId="2B25C5E3" w14:textId="77777777" w:rsidR="00E63A32" w:rsidRDefault="00E63A32" w:rsidP="00D01712">
      <w:pPr>
        <w:contextualSpacing/>
        <w:jc w:val="center"/>
        <w:rPr>
          <w:b/>
          <w:bCs/>
          <w:i/>
          <w:iCs/>
          <w:szCs w:val="28"/>
        </w:rPr>
      </w:pPr>
    </w:p>
    <w:p w14:paraId="0EBD6786" w14:textId="05FC523C" w:rsidR="008B1B6E" w:rsidRDefault="00F715E2" w:rsidP="00D01712">
      <w:pPr>
        <w:contextualSpacing/>
        <w:jc w:val="center"/>
        <w:rPr>
          <w:b/>
          <w:bCs/>
          <w:i/>
          <w:iCs/>
          <w:szCs w:val="28"/>
        </w:rPr>
      </w:pPr>
      <w:hyperlink r:id="rId7" w:history="1">
        <w:r w:rsidRPr="000F1B10">
          <w:rPr>
            <w:rStyle w:val="Hyperlink"/>
            <w:b/>
            <w:bCs/>
            <w:i/>
            <w:iCs/>
            <w:szCs w:val="28"/>
          </w:rPr>
          <w:t>WWW.THECYBURGUY.COM</w:t>
        </w:r>
      </w:hyperlink>
    </w:p>
    <w:p w14:paraId="09987D6B" w14:textId="240F3C88" w:rsidR="00F715E2" w:rsidRPr="008B1B6E" w:rsidRDefault="00F715E2" w:rsidP="00D01712">
      <w:pPr>
        <w:contextualSpacing/>
        <w:jc w:val="center"/>
        <w:rPr>
          <w:b/>
          <w:bCs/>
          <w:i/>
          <w:iCs/>
          <w:szCs w:val="28"/>
        </w:rPr>
      </w:pPr>
      <w:r>
        <w:rPr>
          <w:b/>
          <w:bCs/>
          <w:i/>
          <w:iCs/>
          <w:szCs w:val="28"/>
        </w:rPr>
        <w:t>(Coming Soon)</w:t>
      </w:r>
    </w:p>
    <w:p w14:paraId="2658C2DA" w14:textId="77777777" w:rsidR="00AC7A77" w:rsidRPr="004D28E7" w:rsidRDefault="00AC7A77" w:rsidP="00D01712">
      <w:pPr>
        <w:pStyle w:val="NoSpacing"/>
        <w:spacing w:line="259" w:lineRule="auto"/>
        <w:contextualSpacing/>
        <w:rPr>
          <w:sz w:val="28"/>
          <w:szCs w:val="28"/>
        </w:rPr>
      </w:pPr>
    </w:p>
    <w:p w14:paraId="6D0C5043" w14:textId="77777777" w:rsidR="00C8455E" w:rsidRPr="00C8455E" w:rsidRDefault="00C8455E" w:rsidP="00D01712">
      <w:pPr>
        <w:contextualSpacing/>
      </w:pPr>
    </w:p>
    <w:p w14:paraId="1B54CEED" w14:textId="77777777" w:rsidR="00D01712" w:rsidRPr="00C8455E" w:rsidRDefault="00D01712" w:rsidP="00D01712">
      <w:pPr>
        <w:contextualSpacing/>
      </w:pPr>
    </w:p>
    <w:sectPr w:rsidR="00D01712" w:rsidRPr="00C845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45F82"/>
    <w:multiLevelType w:val="hybridMultilevel"/>
    <w:tmpl w:val="7194C386"/>
    <w:lvl w:ilvl="0" w:tplc="04090001">
      <w:start w:val="1"/>
      <w:numFmt w:val="bullet"/>
      <w:lvlText w:val=""/>
      <w:lvlJc w:val="left"/>
      <w:pPr>
        <w:ind w:left="900" w:hanging="360"/>
      </w:pPr>
      <w:rPr>
        <w:rFonts w:ascii="Symbol" w:hAnsi="Symbol" w:hint="default"/>
      </w:rPr>
    </w:lvl>
    <w:lvl w:ilvl="1" w:tplc="FFFFFFFF" w:tentative="1">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1" w15:restartNumberingAfterBreak="0">
    <w:nsid w:val="077C3D7F"/>
    <w:multiLevelType w:val="hybridMultilevel"/>
    <w:tmpl w:val="19287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60676F"/>
    <w:multiLevelType w:val="hybridMultilevel"/>
    <w:tmpl w:val="A2C03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D62B5C"/>
    <w:multiLevelType w:val="hybridMultilevel"/>
    <w:tmpl w:val="B22E2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D67FCD"/>
    <w:multiLevelType w:val="hybridMultilevel"/>
    <w:tmpl w:val="4D5EA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C833C6"/>
    <w:multiLevelType w:val="hybridMultilevel"/>
    <w:tmpl w:val="956A6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BD57E5"/>
    <w:multiLevelType w:val="hybridMultilevel"/>
    <w:tmpl w:val="6FAED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8832F0"/>
    <w:multiLevelType w:val="hybridMultilevel"/>
    <w:tmpl w:val="AEB01A4C"/>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A06C96"/>
    <w:multiLevelType w:val="hybridMultilevel"/>
    <w:tmpl w:val="D70A158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FF413CB"/>
    <w:multiLevelType w:val="hybridMultilevel"/>
    <w:tmpl w:val="34260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662F70"/>
    <w:multiLevelType w:val="hybridMultilevel"/>
    <w:tmpl w:val="2D6E1B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00113C"/>
    <w:multiLevelType w:val="hybridMultilevel"/>
    <w:tmpl w:val="CB2AA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807BEC"/>
    <w:multiLevelType w:val="hybridMultilevel"/>
    <w:tmpl w:val="048E23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6465A1"/>
    <w:multiLevelType w:val="hybridMultilevel"/>
    <w:tmpl w:val="337EE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1F520A"/>
    <w:multiLevelType w:val="hybridMultilevel"/>
    <w:tmpl w:val="3E025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062125"/>
    <w:multiLevelType w:val="hybridMultilevel"/>
    <w:tmpl w:val="CD20C546"/>
    <w:lvl w:ilvl="0" w:tplc="04090001">
      <w:start w:val="1"/>
      <w:numFmt w:val="bullet"/>
      <w:lvlText w:val=""/>
      <w:lvlJc w:val="left"/>
      <w:pPr>
        <w:ind w:left="720" w:hanging="360"/>
      </w:pPr>
      <w:rPr>
        <w:rFonts w:ascii="Symbol" w:hAnsi="Symbol" w:hint="default"/>
      </w:rPr>
    </w:lvl>
    <w:lvl w:ilvl="1" w:tplc="C7D4BFDA">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1242E0"/>
    <w:multiLevelType w:val="hybridMultilevel"/>
    <w:tmpl w:val="CB564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56089D"/>
    <w:multiLevelType w:val="hybridMultilevel"/>
    <w:tmpl w:val="32BE1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215B8D"/>
    <w:multiLevelType w:val="hybridMultilevel"/>
    <w:tmpl w:val="466C2C5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5226669"/>
    <w:multiLevelType w:val="hybridMultilevel"/>
    <w:tmpl w:val="244849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8DA2549"/>
    <w:multiLevelType w:val="hybridMultilevel"/>
    <w:tmpl w:val="8F1A7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9E716E"/>
    <w:multiLevelType w:val="hybridMultilevel"/>
    <w:tmpl w:val="E4B20E3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A655511"/>
    <w:multiLevelType w:val="hybridMultilevel"/>
    <w:tmpl w:val="1B7A72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7345B5"/>
    <w:multiLevelType w:val="hybridMultilevel"/>
    <w:tmpl w:val="BB58C52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91240CE">
      <w:start w:val="5"/>
      <w:numFmt w:val="bullet"/>
      <w:lvlText w:val="•"/>
      <w:lvlJc w:val="left"/>
      <w:pPr>
        <w:ind w:left="2520" w:hanging="720"/>
      </w:pPr>
      <w:rPr>
        <w:rFonts w:ascii="Calibri" w:eastAsiaTheme="minorHAnsi" w:hAnsi="Calibri" w:cs="Calibri"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D393959"/>
    <w:multiLevelType w:val="hybridMultilevel"/>
    <w:tmpl w:val="A2AAE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DB193D"/>
    <w:multiLevelType w:val="hybridMultilevel"/>
    <w:tmpl w:val="AAE6BCE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6" w15:restartNumberingAfterBreak="0">
    <w:nsid w:val="4ECD524D"/>
    <w:multiLevelType w:val="hybridMultilevel"/>
    <w:tmpl w:val="51EACE4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7" w15:restartNumberingAfterBreak="0">
    <w:nsid w:val="55851E1A"/>
    <w:multiLevelType w:val="hybridMultilevel"/>
    <w:tmpl w:val="EE92E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C1716CA"/>
    <w:multiLevelType w:val="hybridMultilevel"/>
    <w:tmpl w:val="EC647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D1201F"/>
    <w:multiLevelType w:val="hybridMultilevel"/>
    <w:tmpl w:val="B4E07C0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60F10D6"/>
    <w:multiLevelType w:val="hybridMultilevel"/>
    <w:tmpl w:val="1CEABB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B2945D7"/>
    <w:multiLevelType w:val="hybridMultilevel"/>
    <w:tmpl w:val="96606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273E8E"/>
    <w:multiLevelType w:val="hybridMultilevel"/>
    <w:tmpl w:val="C144D1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1C96D8F"/>
    <w:multiLevelType w:val="hybridMultilevel"/>
    <w:tmpl w:val="B642B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D327D5"/>
    <w:multiLevelType w:val="hybridMultilevel"/>
    <w:tmpl w:val="F3DC0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6EF6ECA"/>
    <w:multiLevelType w:val="hybridMultilevel"/>
    <w:tmpl w:val="5D2E4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71A6111"/>
    <w:multiLevelType w:val="hybridMultilevel"/>
    <w:tmpl w:val="BB96E8C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77A37FA9"/>
    <w:multiLevelType w:val="hybridMultilevel"/>
    <w:tmpl w:val="B360E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8884734"/>
    <w:multiLevelType w:val="hybridMultilevel"/>
    <w:tmpl w:val="9D265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B538DB"/>
    <w:multiLevelType w:val="hybridMultilevel"/>
    <w:tmpl w:val="B5C61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1E78F8"/>
    <w:multiLevelType w:val="hybridMultilevel"/>
    <w:tmpl w:val="20B4E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EDD2BF0"/>
    <w:multiLevelType w:val="hybridMultilevel"/>
    <w:tmpl w:val="8D709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8590764">
    <w:abstractNumId w:val="11"/>
  </w:num>
  <w:num w:numId="2" w16cid:durableId="1698434595">
    <w:abstractNumId w:val="40"/>
  </w:num>
  <w:num w:numId="3" w16cid:durableId="2049060619">
    <w:abstractNumId w:val="21"/>
  </w:num>
  <w:num w:numId="4" w16cid:durableId="1282688010">
    <w:abstractNumId w:val="31"/>
  </w:num>
  <w:num w:numId="5" w16cid:durableId="1245609777">
    <w:abstractNumId w:val="17"/>
  </w:num>
  <w:num w:numId="6" w16cid:durableId="673804060">
    <w:abstractNumId w:val="26"/>
  </w:num>
  <w:num w:numId="7" w16cid:durableId="912276324">
    <w:abstractNumId w:val="0"/>
  </w:num>
  <w:num w:numId="8" w16cid:durableId="1477602445">
    <w:abstractNumId w:val="15"/>
  </w:num>
  <w:num w:numId="9" w16cid:durableId="369112990">
    <w:abstractNumId w:val="8"/>
  </w:num>
  <w:num w:numId="10" w16cid:durableId="1658604934">
    <w:abstractNumId w:val="25"/>
  </w:num>
  <w:num w:numId="11" w16cid:durableId="136538005">
    <w:abstractNumId w:val="4"/>
  </w:num>
  <w:num w:numId="12" w16cid:durableId="1544246553">
    <w:abstractNumId w:val="30"/>
  </w:num>
  <w:num w:numId="13" w16cid:durableId="1943763441">
    <w:abstractNumId w:val="29"/>
  </w:num>
  <w:num w:numId="14" w16cid:durableId="1805269606">
    <w:abstractNumId w:val="23"/>
  </w:num>
  <w:num w:numId="15" w16cid:durableId="2045522731">
    <w:abstractNumId w:val="18"/>
  </w:num>
  <w:num w:numId="16" w16cid:durableId="996805451">
    <w:abstractNumId w:val="28"/>
  </w:num>
  <w:num w:numId="17" w16cid:durableId="1850364890">
    <w:abstractNumId w:val="7"/>
  </w:num>
  <w:num w:numId="18" w16cid:durableId="1322462839">
    <w:abstractNumId w:val="19"/>
  </w:num>
  <w:num w:numId="19" w16cid:durableId="2146507513">
    <w:abstractNumId w:val="33"/>
  </w:num>
  <w:num w:numId="20" w16cid:durableId="1652297029">
    <w:abstractNumId w:val="13"/>
  </w:num>
  <w:num w:numId="21" w16cid:durableId="1187906489">
    <w:abstractNumId w:val="38"/>
  </w:num>
  <w:num w:numId="22" w16cid:durableId="141388005">
    <w:abstractNumId w:val="36"/>
  </w:num>
  <w:num w:numId="23" w16cid:durableId="1163593233">
    <w:abstractNumId w:val="39"/>
  </w:num>
  <w:num w:numId="24" w16cid:durableId="185215060">
    <w:abstractNumId w:val="27"/>
  </w:num>
  <w:num w:numId="25" w16cid:durableId="913781790">
    <w:abstractNumId w:val="9"/>
  </w:num>
  <w:num w:numId="26" w16cid:durableId="1557278376">
    <w:abstractNumId w:val="5"/>
  </w:num>
  <w:num w:numId="27" w16cid:durableId="1471560806">
    <w:abstractNumId w:val="32"/>
  </w:num>
  <w:num w:numId="28" w16cid:durableId="2056463138">
    <w:abstractNumId w:val="12"/>
  </w:num>
  <w:num w:numId="29" w16cid:durableId="1655599985">
    <w:abstractNumId w:val="22"/>
  </w:num>
  <w:num w:numId="30" w16cid:durableId="1504321364">
    <w:abstractNumId w:val="10"/>
  </w:num>
  <w:num w:numId="31" w16cid:durableId="355666895">
    <w:abstractNumId w:val="20"/>
  </w:num>
  <w:num w:numId="32" w16cid:durableId="1209534701">
    <w:abstractNumId w:val="6"/>
  </w:num>
  <w:num w:numId="33" w16cid:durableId="1831209092">
    <w:abstractNumId w:val="34"/>
  </w:num>
  <w:num w:numId="34" w16cid:durableId="25567051">
    <w:abstractNumId w:val="16"/>
  </w:num>
  <w:num w:numId="35" w16cid:durableId="1478719090">
    <w:abstractNumId w:val="24"/>
  </w:num>
  <w:num w:numId="36" w16cid:durableId="1683891162">
    <w:abstractNumId w:val="3"/>
  </w:num>
  <w:num w:numId="37" w16cid:durableId="603805081">
    <w:abstractNumId w:val="1"/>
  </w:num>
  <w:num w:numId="38" w16cid:durableId="1868903626">
    <w:abstractNumId w:val="37"/>
  </w:num>
  <w:num w:numId="39" w16cid:durableId="1624730567">
    <w:abstractNumId w:val="41"/>
  </w:num>
  <w:num w:numId="40" w16cid:durableId="1681202595">
    <w:abstractNumId w:val="14"/>
  </w:num>
  <w:num w:numId="41" w16cid:durableId="1514565061">
    <w:abstractNumId w:val="35"/>
  </w:num>
  <w:num w:numId="42" w16cid:durableId="895818776">
    <w:abstractNumId w:val="2"/>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RREN J MOTT">
    <w15:presenceInfo w15:providerId="Windows Live" w15:userId="8fa9f3391cd64c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415"/>
    <w:rsid w:val="00005266"/>
    <w:rsid w:val="00006AF0"/>
    <w:rsid w:val="000077FE"/>
    <w:rsid w:val="00010415"/>
    <w:rsid w:val="0001210F"/>
    <w:rsid w:val="00016705"/>
    <w:rsid w:val="00016801"/>
    <w:rsid w:val="00016AC5"/>
    <w:rsid w:val="0001761F"/>
    <w:rsid w:val="0002051D"/>
    <w:rsid w:val="00022EBF"/>
    <w:rsid w:val="00025FCE"/>
    <w:rsid w:val="000318AA"/>
    <w:rsid w:val="00031CE2"/>
    <w:rsid w:val="000348DB"/>
    <w:rsid w:val="00037286"/>
    <w:rsid w:val="00042527"/>
    <w:rsid w:val="00052552"/>
    <w:rsid w:val="00052F4C"/>
    <w:rsid w:val="00060E0A"/>
    <w:rsid w:val="000619EF"/>
    <w:rsid w:val="00062C30"/>
    <w:rsid w:val="00065A6E"/>
    <w:rsid w:val="0006656C"/>
    <w:rsid w:val="00073831"/>
    <w:rsid w:val="0008131B"/>
    <w:rsid w:val="000822E3"/>
    <w:rsid w:val="00082F13"/>
    <w:rsid w:val="00087392"/>
    <w:rsid w:val="00094854"/>
    <w:rsid w:val="000963B7"/>
    <w:rsid w:val="000B070F"/>
    <w:rsid w:val="000B45D0"/>
    <w:rsid w:val="000C78F2"/>
    <w:rsid w:val="000D2CB0"/>
    <w:rsid w:val="000D368B"/>
    <w:rsid w:val="000D4688"/>
    <w:rsid w:val="000D6364"/>
    <w:rsid w:val="000E22C9"/>
    <w:rsid w:val="000E41F8"/>
    <w:rsid w:val="000E7185"/>
    <w:rsid w:val="000F2309"/>
    <w:rsid w:val="000F2381"/>
    <w:rsid w:val="000F51BA"/>
    <w:rsid w:val="000F669A"/>
    <w:rsid w:val="000F7BA7"/>
    <w:rsid w:val="001008B0"/>
    <w:rsid w:val="00101A99"/>
    <w:rsid w:val="001057CA"/>
    <w:rsid w:val="00112A61"/>
    <w:rsid w:val="00123FAD"/>
    <w:rsid w:val="00126CD4"/>
    <w:rsid w:val="0012748C"/>
    <w:rsid w:val="0013160E"/>
    <w:rsid w:val="0013319E"/>
    <w:rsid w:val="00135398"/>
    <w:rsid w:val="00144146"/>
    <w:rsid w:val="001446CE"/>
    <w:rsid w:val="0014625C"/>
    <w:rsid w:val="001506DB"/>
    <w:rsid w:val="00153A3D"/>
    <w:rsid w:val="00155B6E"/>
    <w:rsid w:val="0016318A"/>
    <w:rsid w:val="001631E5"/>
    <w:rsid w:val="00165426"/>
    <w:rsid w:val="0016576D"/>
    <w:rsid w:val="00173E4B"/>
    <w:rsid w:val="00181D1F"/>
    <w:rsid w:val="00184533"/>
    <w:rsid w:val="001A1C33"/>
    <w:rsid w:val="001A1CF5"/>
    <w:rsid w:val="001A2B95"/>
    <w:rsid w:val="001B45C4"/>
    <w:rsid w:val="001B49CE"/>
    <w:rsid w:val="001B6F5F"/>
    <w:rsid w:val="001C1A64"/>
    <w:rsid w:val="001D2294"/>
    <w:rsid w:val="001D516D"/>
    <w:rsid w:val="001D621E"/>
    <w:rsid w:val="001F3E9C"/>
    <w:rsid w:val="001F4667"/>
    <w:rsid w:val="001F722B"/>
    <w:rsid w:val="002006E2"/>
    <w:rsid w:val="00203968"/>
    <w:rsid w:val="00203FAA"/>
    <w:rsid w:val="0020457C"/>
    <w:rsid w:val="002055E6"/>
    <w:rsid w:val="0021022B"/>
    <w:rsid w:val="002103F4"/>
    <w:rsid w:val="0021244E"/>
    <w:rsid w:val="00217788"/>
    <w:rsid w:val="00222029"/>
    <w:rsid w:val="00223302"/>
    <w:rsid w:val="00227DD8"/>
    <w:rsid w:val="00232400"/>
    <w:rsid w:val="0023549F"/>
    <w:rsid w:val="00235C68"/>
    <w:rsid w:val="002369F7"/>
    <w:rsid w:val="0024265D"/>
    <w:rsid w:val="00242DAC"/>
    <w:rsid w:val="00245689"/>
    <w:rsid w:val="00246C48"/>
    <w:rsid w:val="0024733B"/>
    <w:rsid w:val="002531FC"/>
    <w:rsid w:val="00253D63"/>
    <w:rsid w:val="002558EE"/>
    <w:rsid w:val="00257596"/>
    <w:rsid w:val="00257AF4"/>
    <w:rsid w:val="002624EE"/>
    <w:rsid w:val="00263A26"/>
    <w:rsid w:val="00265539"/>
    <w:rsid w:val="0027105B"/>
    <w:rsid w:val="0027110C"/>
    <w:rsid w:val="00273FEC"/>
    <w:rsid w:val="0027405C"/>
    <w:rsid w:val="0027470A"/>
    <w:rsid w:val="002772CD"/>
    <w:rsid w:val="00277E0F"/>
    <w:rsid w:val="00282DA0"/>
    <w:rsid w:val="00292095"/>
    <w:rsid w:val="00293937"/>
    <w:rsid w:val="002A4836"/>
    <w:rsid w:val="002B166D"/>
    <w:rsid w:val="002B2954"/>
    <w:rsid w:val="002B2FA9"/>
    <w:rsid w:val="002B4691"/>
    <w:rsid w:val="002B5C6D"/>
    <w:rsid w:val="002B75E1"/>
    <w:rsid w:val="002C189E"/>
    <w:rsid w:val="002C19D8"/>
    <w:rsid w:val="002C355A"/>
    <w:rsid w:val="002C40E8"/>
    <w:rsid w:val="002C4D4B"/>
    <w:rsid w:val="002C6D6E"/>
    <w:rsid w:val="002D1D76"/>
    <w:rsid w:val="002D1D9E"/>
    <w:rsid w:val="002D5C6C"/>
    <w:rsid w:val="002D684D"/>
    <w:rsid w:val="002D7581"/>
    <w:rsid w:val="002E0321"/>
    <w:rsid w:val="002E7C42"/>
    <w:rsid w:val="002F3F83"/>
    <w:rsid w:val="00303362"/>
    <w:rsid w:val="003033CA"/>
    <w:rsid w:val="003078B7"/>
    <w:rsid w:val="003121EF"/>
    <w:rsid w:val="00315276"/>
    <w:rsid w:val="00326130"/>
    <w:rsid w:val="00332CBE"/>
    <w:rsid w:val="0034289A"/>
    <w:rsid w:val="00345C86"/>
    <w:rsid w:val="0034646B"/>
    <w:rsid w:val="00352BC8"/>
    <w:rsid w:val="00352E5F"/>
    <w:rsid w:val="00355F35"/>
    <w:rsid w:val="003560F5"/>
    <w:rsid w:val="00367116"/>
    <w:rsid w:val="00367639"/>
    <w:rsid w:val="00367FCC"/>
    <w:rsid w:val="003709F6"/>
    <w:rsid w:val="0037216F"/>
    <w:rsid w:val="003765F8"/>
    <w:rsid w:val="00376A23"/>
    <w:rsid w:val="00377D32"/>
    <w:rsid w:val="00381D16"/>
    <w:rsid w:val="00384C44"/>
    <w:rsid w:val="00386789"/>
    <w:rsid w:val="003A00D5"/>
    <w:rsid w:val="003A056D"/>
    <w:rsid w:val="003A2694"/>
    <w:rsid w:val="003A2BFA"/>
    <w:rsid w:val="003A2E23"/>
    <w:rsid w:val="003A55F2"/>
    <w:rsid w:val="003B2F6E"/>
    <w:rsid w:val="003B4220"/>
    <w:rsid w:val="003C0002"/>
    <w:rsid w:val="003C0268"/>
    <w:rsid w:val="003C1561"/>
    <w:rsid w:val="003C5861"/>
    <w:rsid w:val="003D5F40"/>
    <w:rsid w:val="003D6198"/>
    <w:rsid w:val="003D6708"/>
    <w:rsid w:val="003E0045"/>
    <w:rsid w:val="003E17BB"/>
    <w:rsid w:val="003F59BA"/>
    <w:rsid w:val="003F5DB2"/>
    <w:rsid w:val="00400153"/>
    <w:rsid w:val="00404866"/>
    <w:rsid w:val="00404D98"/>
    <w:rsid w:val="00410B12"/>
    <w:rsid w:val="00411A40"/>
    <w:rsid w:val="00413CCD"/>
    <w:rsid w:val="00417C86"/>
    <w:rsid w:val="00423774"/>
    <w:rsid w:val="00426759"/>
    <w:rsid w:val="00434225"/>
    <w:rsid w:val="00435B7D"/>
    <w:rsid w:val="0043697D"/>
    <w:rsid w:val="004418B9"/>
    <w:rsid w:val="00444B0B"/>
    <w:rsid w:val="00444BB8"/>
    <w:rsid w:val="00446F7A"/>
    <w:rsid w:val="00447512"/>
    <w:rsid w:val="00451BF1"/>
    <w:rsid w:val="004520CA"/>
    <w:rsid w:val="00452470"/>
    <w:rsid w:val="00453DD8"/>
    <w:rsid w:val="00457B1B"/>
    <w:rsid w:val="00465FD9"/>
    <w:rsid w:val="00471085"/>
    <w:rsid w:val="00472115"/>
    <w:rsid w:val="00473E6B"/>
    <w:rsid w:val="00475D66"/>
    <w:rsid w:val="00476B31"/>
    <w:rsid w:val="0048329C"/>
    <w:rsid w:val="004877EC"/>
    <w:rsid w:val="004946BD"/>
    <w:rsid w:val="00496C74"/>
    <w:rsid w:val="004A06CA"/>
    <w:rsid w:val="004A0842"/>
    <w:rsid w:val="004A3D51"/>
    <w:rsid w:val="004B0BD5"/>
    <w:rsid w:val="004B3887"/>
    <w:rsid w:val="004B50B8"/>
    <w:rsid w:val="004B5CEC"/>
    <w:rsid w:val="004C0776"/>
    <w:rsid w:val="004C1324"/>
    <w:rsid w:val="004C166E"/>
    <w:rsid w:val="004C3106"/>
    <w:rsid w:val="004C54CE"/>
    <w:rsid w:val="004C5CAD"/>
    <w:rsid w:val="004C66BC"/>
    <w:rsid w:val="004D2BE4"/>
    <w:rsid w:val="004D3083"/>
    <w:rsid w:val="004D358B"/>
    <w:rsid w:val="004D408C"/>
    <w:rsid w:val="004E0F7B"/>
    <w:rsid w:val="004E100D"/>
    <w:rsid w:val="004E150F"/>
    <w:rsid w:val="004E1C30"/>
    <w:rsid w:val="004E2918"/>
    <w:rsid w:val="004E339D"/>
    <w:rsid w:val="004E5657"/>
    <w:rsid w:val="004F0E53"/>
    <w:rsid w:val="004F1B39"/>
    <w:rsid w:val="0050100F"/>
    <w:rsid w:val="005012EA"/>
    <w:rsid w:val="005025AD"/>
    <w:rsid w:val="005070DE"/>
    <w:rsid w:val="0051071B"/>
    <w:rsid w:val="00510A01"/>
    <w:rsid w:val="00511DF0"/>
    <w:rsid w:val="00514B44"/>
    <w:rsid w:val="00520827"/>
    <w:rsid w:val="00521C93"/>
    <w:rsid w:val="00522E23"/>
    <w:rsid w:val="00526411"/>
    <w:rsid w:val="00527AC6"/>
    <w:rsid w:val="00527E24"/>
    <w:rsid w:val="00531710"/>
    <w:rsid w:val="00531B10"/>
    <w:rsid w:val="00540477"/>
    <w:rsid w:val="00540CF0"/>
    <w:rsid w:val="00541D72"/>
    <w:rsid w:val="00542A80"/>
    <w:rsid w:val="005439AB"/>
    <w:rsid w:val="00543ABA"/>
    <w:rsid w:val="00543E8E"/>
    <w:rsid w:val="0054575F"/>
    <w:rsid w:val="00550CBA"/>
    <w:rsid w:val="00565B8E"/>
    <w:rsid w:val="0056727F"/>
    <w:rsid w:val="0057336F"/>
    <w:rsid w:val="005740E0"/>
    <w:rsid w:val="00574B3A"/>
    <w:rsid w:val="00577948"/>
    <w:rsid w:val="00580596"/>
    <w:rsid w:val="00580C9B"/>
    <w:rsid w:val="005833BC"/>
    <w:rsid w:val="005843B9"/>
    <w:rsid w:val="00586060"/>
    <w:rsid w:val="0059216C"/>
    <w:rsid w:val="00596873"/>
    <w:rsid w:val="005A3A73"/>
    <w:rsid w:val="005B16E2"/>
    <w:rsid w:val="005B407E"/>
    <w:rsid w:val="005B5B4A"/>
    <w:rsid w:val="005C6015"/>
    <w:rsid w:val="005C6361"/>
    <w:rsid w:val="005C7AB4"/>
    <w:rsid w:val="005E03E9"/>
    <w:rsid w:val="005E1FE9"/>
    <w:rsid w:val="005E228C"/>
    <w:rsid w:val="005E3283"/>
    <w:rsid w:val="005E442C"/>
    <w:rsid w:val="005E7F1D"/>
    <w:rsid w:val="005F0238"/>
    <w:rsid w:val="005F4C5A"/>
    <w:rsid w:val="005F789C"/>
    <w:rsid w:val="005F7987"/>
    <w:rsid w:val="00601F67"/>
    <w:rsid w:val="006025AA"/>
    <w:rsid w:val="00606E54"/>
    <w:rsid w:val="00606F41"/>
    <w:rsid w:val="00611C96"/>
    <w:rsid w:val="0061505E"/>
    <w:rsid w:val="00620938"/>
    <w:rsid w:val="00627E5D"/>
    <w:rsid w:val="00635935"/>
    <w:rsid w:val="006359E2"/>
    <w:rsid w:val="00635D12"/>
    <w:rsid w:val="00637DA1"/>
    <w:rsid w:val="00641F55"/>
    <w:rsid w:val="00644724"/>
    <w:rsid w:val="006457F4"/>
    <w:rsid w:val="00646CAD"/>
    <w:rsid w:val="00652832"/>
    <w:rsid w:val="006549DA"/>
    <w:rsid w:val="00662239"/>
    <w:rsid w:val="00663F09"/>
    <w:rsid w:val="00664AD9"/>
    <w:rsid w:val="00665A0A"/>
    <w:rsid w:val="00675ED9"/>
    <w:rsid w:val="00676A41"/>
    <w:rsid w:val="006779DC"/>
    <w:rsid w:val="00681B64"/>
    <w:rsid w:val="006844A6"/>
    <w:rsid w:val="00684AA1"/>
    <w:rsid w:val="006851F7"/>
    <w:rsid w:val="006863A4"/>
    <w:rsid w:val="006A24D4"/>
    <w:rsid w:val="006A63BC"/>
    <w:rsid w:val="006B34A9"/>
    <w:rsid w:val="006B5813"/>
    <w:rsid w:val="006B6190"/>
    <w:rsid w:val="006B738A"/>
    <w:rsid w:val="006C20FC"/>
    <w:rsid w:val="006C3457"/>
    <w:rsid w:val="006C45AB"/>
    <w:rsid w:val="006D1C63"/>
    <w:rsid w:val="006D31C2"/>
    <w:rsid w:val="006D5328"/>
    <w:rsid w:val="006D7217"/>
    <w:rsid w:val="006E12CD"/>
    <w:rsid w:val="006E44D9"/>
    <w:rsid w:val="006E7827"/>
    <w:rsid w:val="006F0C97"/>
    <w:rsid w:val="006F3196"/>
    <w:rsid w:val="006F3EBF"/>
    <w:rsid w:val="006F74E5"/>
    <w:rsid w:val="00701D6D"/>
    <w:rsid w:val="007020C3"/>
    <w:rsid w:val="00702674"/>
    <w:rsid w:val="00703AAD"/>
    <w:rsid w:val="0071436C"/>
    <w:rsid w:val="00715FA4"/>
    <w:rsid w:val="00720B79"/>
    <w:rsid w:val="007211FC"/>
    <w:rsid w:val="007229CC"/>
    <w:rsid w:val="00724C3A"/>
    <w:rsid w:val="0072609C"/>
    <w:rsid w:val="00727596"/>
    <w:rsid w:val="00734FA6"/>
    <w:rsid w:val="0073547F"/>
    <w:rsid w:val="007355C3"/>
    <w:rsid w:val="00737CBF"/>
    <w:rsid w:val="0075164F"/>
    <w:rsid w:val="00752F68"/>
    <w:rsid w:val="007572AA"/>
    <w:rsid w:val="00761BE8"/>
    <w:rsid w:val="00763BE2"/>
    <w:rsid w:val="007712B1"/>
    <w:rsid w:val="007753FA"/>
    <w:rsid w:val="00783222"/>
    <w:rsid w:val="00787469"/>
    <w:rsid w:val="0079662F"/>
    <w:rsid w:val="007A09FB"/>
    <w:rsid w:val="007A67F1"/>
    <w:rsid w:val="007B507E"/>
    <w:rsid w:val="007B53F3"/>
    <w:rsid w:val="007B5D10"/>
    <w:rsid w:val="007B633B"/>
    <w:rsid w:val="007C1B57"/>
    <w:rsid w:val="007C4511"/>
    <w:rsid w:val="007D33B2"/>
    <w:rsid w:val="007D4544"/>
    <w:rsid w:val="007D7900"/>
    <w:rsid w:val="007E31AE"/>
    <w:rsid w:val="007E419E"/>
    <w:rsid w:val="007E5EB6"/>
    <w:rsid w:val="007F205C"/>
    <w:rsid w:val="007F27BD"/>
    <w:rsid w:val="007F47AC"/>
    <w:rsid w:val="007F6156"/>
    <w:rsid w:val="007F7C62"/>
    <w:rsid w:val="007F7D03"/>
    <w:rsid w:val="00801897"/>
    <w:rsid w:val="00801F2E"/>
    <w:rsid w:val="00805B39"/>
    <w:rsid w:val="00805DB6"/>
    <w:rsid w:val="00806B6F"/>
    <w:rsid w:val="00810987"/>
    <w:rsid w:val="00812F6C"/>
    <w:rsid w:val="00820FCB"/>
    <w:rsid w:val="00822ED5"/>
    <w:rsid w:val="00824195"/>
    <w:rsid w:val="00824F23"/>
    <w:rsid w:val="00826176"/>
    <w:rsid w:val="008311BD"/>
    <w:rsid w:val="008317E9"/>
    <w:rsid w:val="00831B78"/>
    <w:rsid w:val="00832868"/>
    <w:rsid w:val="00833141"/>
    <w:rsid w:val="00833710"/>
    <w:rsid w:val="00833B6C"/>
    <w:rsid w:val="00835D9C"/>
    <w:rsid w:val="0083648A"/>
    <w:rsid w:val="008407C8"/>
    <w:rsid w:val="00840924"/>
    <w:rsid w:val="00840F0A"/>
    <w:rsid w:val="00846221"/>
    <w:rsid w:val="0085031B"/>
    <w:rsid w:val="00850862"/>
    <w:rsid w:val="00850EFF"/>
    <w:rsid w:val="00855942"/>
    <w:rsid w:val="008601D7"/>
    <w:rsid w:val="00860E8E"/>
    <w:rsid w:val="0086101E"/>
    <w:rsid w:val="008610EB"/>
    <w:rsid w:val="008620C0"/>
    <w:rsid w:val="00865F5E"/>
    <w:rsid w:val="00870149"/>
    <w:rsid w:val="00875063"/>
    <w:rsid w:val="00883223"/>
    <w:rsid w:val="00883C12"/>
    <w:rsid w:val="008841DC"/>
    <w:rsid w:val="0088485E"/>
    <w:rsid w:val="00892B67"/>
    <w:rsid w:val="0089328E"/>
    <w:rsid w:val="00893BFE"/>
    <w:rsid w:val="00894D1E"/>
    <w:rsid w:val="00895349"/>
    <w:rsid w:val="008968B4"/>
    <w:rsid w:val="00897874"/>
    <w:rsid w:val="008A36B1"/>
    <w:rsid w:val="008B0713"/>
    <w:rsid w:val="008B1B6E"/>
    <w:rsid w:val="008B2707"/>
    <w:rsid w:val="008C44E0"/>
    <w:rsid w:val="008C7F43"/>
    <w:rsid w:val="008E19FA"/>
    <w:rsid w:val="008E606C"/>
    <w:rsid w:val="008F1FA5"/>
    <w:rsid w:val="008F2240"/>
    <w:rsid w:val="008F5467"/>
    <w:rsid w:val="008F5970"/>
    <w:rsid w:val="008F782B"/>
    <w:rsid w:val="008F7AB5"/>
    <w:rsid w:val="00907A87"/>
    <w:rsid w:val="0091342C"/>
    <w:rsid w:val="00913B17"/>
    <w:rsid w:val="00915A2F"/>
    <w:rsid w:val="009171C1"/>
    <w:rsid w:val="00917FF3"/>
    <w:rsid w:val="009219E1"/>
    <w:rsid w:val="00936E1D"/>
    <w:rsid w:val="00940C2E"/>
    <w:rsid w:val="00945A5C"/>
    <w:rsid w:val="009468CA"/>
    <w:rsid w:val="00953692"/>
    <w:rsid w:val="00961871"/>
    <w:rsid w:val="00965C72"/>
    <w:rsid w:val="009705C4"/>
    <w:rsid w:val="00971E2C"/>
    <w:rsid w:val="00976B3E"/>
    <w:rsid w:val="00983137"/>
    <w:rsid w:val="0099209D"/>
    <w:rsid w:val="009923FD"/>
    <w:rsid w:val="009A6AE5"/>
    <w:rsid w:val="009B6795"/>
    <w:rsid w:val="009B76F9"/>
    <w:rsid w:val="009C056A"/>
    <w:rsid w:val="009C0C7C"/>
    <w:rsid w:val="009C2E39"/>
    <w:rsid w:val="009C43AF"/>
    <w:rsid w:val="009C72DB"/>
    <w:rsid w:val="009D22FD"/>
    <w:rsid w:val="009D3083"/>
    <w:rsid w:val="009D386F"/>
    <w:rsid w:val="009D62E4"/>
    <w:rsid w:val="009D7F35"/>
    <w:rsid w:val="009E116F"/>
    <w:rsid w:val="009E2361"/>
    <w:rsid w:val="009E63C5"/>
    <w:rsid w:val="009E682F"/>
    <w:rsid w:val="009E7311"/>
    <w:rsid w:val="009F2715"/>
    <w:rsid w:val="009F35F6"/>
    <w:rsid w:val="00A04B74"/>
    <w:rsid w:val="00A05B3C"/>
    <w:rsid w:val="00A069EE"/>
    <w:rsid w:val="00A070ED"/>
    <w:rsid w:val="00A12129"/>
    <w:rsid w:val="00A12695"/>
    <w:rsid w:val="00A143D8"/>
    <w:rsid w:val="00A20795"/>
    <w:rsid w:val="00A20948"/>
    <w:rsid w:val="00A21F8A"/>
    <w:rsid w:val="00A22A11"/>
    <w:rsid w:val="00A22D71"/>
    <w:rsid w:val="00A33560"/>
    <w:rsid w:val="00A3415A"/>
    <w:rsid w:val="00A355B7"/>
    <w:rsid w:val="00A414E9"/>
    <w:rsid w:val="00A41585"/>
    <w:rsid w:val="00A452F9"/>
    <w:rsid w:val="00A54B77"/>
    <w:rsid w:val="00A55B4E"/>
    <w:rsid w:val="00A622F9"/>
    <w:rsid w:val="00A64072"/>
    <w:rsid w:val="00A64D4D"/>
    <w:rsid w:val="00A65BA0"/>
    <w:rsid w:val="00A66FC7"/>
    <w:rsid w:val="00A67348"/>
    <w:rsid w:val="00A677CB"/>
    <w:rsid w:val="00A71FC8"/>
    <w:rsid w:val="00A7266F"/>
    <w:rsid w:val="00A7287D"/>
    <w:rsid w:val="00A74CD1"/>
    <w:rsid w:val="00A76291"/>
    <w:rsid w:val="00A77777"/>
    <w:rsid w:val="00A84C46"/>
    <w:rsid w:val="00A85AFA"/>
    <w:rsid w:val="00A86A41"/>
    <w:rsid w:val="00A90BF2"/>
    <w:rsid w:val="00A9616E"/>
    <w:rsid w:val="00A96DB6"/>
    <w:rsid w:val="00A97800"/>
    <w:rsid w:val="00AA15A3"/>
    <w:rsid w:val="00AA3013"/>
    <w:rsid w:val="00AB08FD"/>
    <w:rsid w:val="00AB1712"/>
    <w:rsid w:val="00AC15B8"/>
    <w:rsid w:val="00AC1A6A"/>
    <w:rsid w:val="00AC1AE0"/>
    <w:rsid w:val="00AC1BBD"/>
    <w:rsid w:val="00AC3FBD"/>
    <w:rsid w:val="00AC7A77"/>
    <w:rsid w:val="00AC7D76"/>
    <w:rsid w:val="00AD0E9D"/>
    <w:rsid w:val="00AD1CDC"/>
    <w:rsid w:val="00AD337B"/>
    <w:rsid w:val="00AD794C"/>
    <w:rsid w:val="00AE185A"/>
    <w:rsid w:val="00AE3716"/>
    <w:rsid w:val="00AE3839"/>
    <w:rsid w:val="00AF09B8"/>
    <w:rsid w:val="00AF1297"/>
    <w:rsid w:val="00AF3BF2"/>
    <w:rsid w:val="00AF4328"/>
    <w:rsid w:val="00AF4D5E"/>
    <w:rsid w:val="00AF6E65"/>
    <w:rsid w:val="00AF73D6"/>
    <w:rsid w:val="00B00077"/>
    <w:rsid w:val="00B00480"/>
    <w:rsid w:val="00B0144E"/>
    <w:rsid w:val="00B01CD3"/>
    <w:rsid w:val="00B033B4"/>
    <w:rsid w:val="00B12187"/>
    <w:rsid w:val="00B1243E"/>
    <w:rsid w:val="00B21E55"/>
    <w:rsid w:val="00B23BC8"/>
    <w:rsid w:val="00B335BF"/>
    <w:rsid w:val="00B3467D"/>
    <w:rsid w:val="00B36C30"/>
    <w:rsid w:val="00B40B55"/>
    <w:rsid w:val="00B53ACA"/>
    <w:rsid w:val="00B63D09"/>
    <w:rsid w:val="00B64BCB"/>
    <w:rsid w:val="00B66B01"/>
    <w:rsid w:val="00B7296B"/>
    <w:rsid w:val="00B74543"/>
    <w:rsid w:val="00B7683D"/>
    <w:rsid w:val="00B82670"/>
    <w:rsid w:val="00B83112"/>
    <w:rsid w:val="00B92195"/>
    <w:rsid w:val="00B94A7B"/>
    <w:rsid w:val="00B954F2"/>
    <w:rsid w:val="00BA1573"/>
    <w:rsid w:val="00BA22D8"/>
    <w:rsid w:val="00BA4202"/>
    <w:rsid w:val="00BA4B75"/>
    <w:rsid w:val="00BA7243"/>
    <w:rsid w:val="00BB0FBE"/>
    <w:rsid w:val="00BB2490"/>
    <w:rsid w:val="00BC06D5"/>
    <w:rsid w:val="00BC183A"/>
    <w:rsid w:val="00BC5AB5"/>
    <w:rsid w:val="00BC5DBD"/>
    <w:rsid w:val="00BC6F96"/>
    <w:rsid w:val="00BC7AA2"/>
    <w:rsid w:val="00BD1D19"/>
    <w:rsid w:val="00BE179B"/>
    <w:rsid w:val="00BE26E8"/>
    <w:rsid w:val="00BE2B08"/>
    <w:rsid w:val="00BE33A7"/>
    <w:rsid w:val="00BE62CC"/>
    <w:rsid w:val="00BE666B"/>
    <w:rsid w:val="00BE7034"/>
    <w:rsid w:val="00BF2AD4"/>
    <w:rsid w:val="00BF4E9B"/>
    <w:rsid w:val="00BF69E0"/>
    <w:rsid w:val="00C01FA1"/>
    <w:rsid w:val="00C03E9F"/>
    <w:rsid w:val="00C05576"/>
    <w:rsid w:val="00C06D23"/>
    <w:rsid w:val="00C07732"/>
    <w:rsid w:val="00C12EF9"/>
    <w:rsid w:val="00C13517"/>
    <w:rsid w:val="00C153CF"/>
    <w:rsid w:val="00C2538F"/>
    <w:rsid w:val="00C26201"/>
    <w:rsid w:val="00C3131E"/>
    <w:rsid w:val="00C41933"/>
    <w:rsid w:val="00C41CD3"/>
    <w:rsid w:val="00C4314A"/>
    <w:rsid w:val="00C45EE9"/>
    <w:rsid w:val="00C4749F"/>
    <w:rsid w:val="00C53162"/>
    <w:rsid w:val="00C556DE"/>
    <w:rsid w:val="00C55757"/>
    <w:rsid w:val="00C6082C"/>
    <w:rsid w:val="00C768E9"/>
    <w:rsid w:val="00C84472"/>
    <w:rsid w:val="00C8455E"/>
    <w:rsid w:val="00C86C09"/>
    <w:rsid w:val="00C92A48"/>
    <w:rsid w:val="00C93448"/>
    <w:rsid w:val="00C95E19"/>
    <w:rsid w:val="00C97A79"/>
    <w:rsid w:val="00CA08E9"/>
    <w:rsid w:val="00CA109A"/>
    <w:rsid w:val="00CA200B"/>
    <w:rsid w:val="00CA3F53"/>
    <w:rsid w:val="00CB4C30"/>
    <w:rsid w:val="00CB7CB3"/>
    <w:rsid w:val="00CC00D1"/>
    <w:rsid w:val="00CC1761"/>
    <w:rsid w:val="00CD4E3F"/>
    <w:rsid w:val="00CD557F"/>
    <w:rsid w:val="00CE21AF"/>
    <w:rsid w:val="00CE2870"/>
    <w:rsid w:val="00CF4758"/>
    <w:rsid w:val="00CF61B8"/>
    <w:rsid w:val="00CF726F"/>
    <w:rsid w:val="00CF7776"/>
    <w:rsid w:val="00D01712"/>
    <w:rsid w:val="00D06DEE"/>
    <w:rsid w:val="00D07878"/>
    <w:rsid w:val="00D1446E"/>
    <w:rsid w:val="00D14F26"/>
    <w:rsid w:val="00D20D86"/>
    <w:rsid w:val="00D22A8E"/>
    <w:rsid w:val="00D22ED0"/>
    <w:rsid w:val="00D23A2A"/>
    <w:rsid w:val="00D23A36"/>
    <w:rsid w:val="00D24FA2"/>
    <w:rsid w:val="00D30F72"/>
    <w:rsid w:val="00D32550"/>
    <w:rsid w:val="00D35929"/>
    <w:rsid w:val="00D3649D"/>
    <w:rsid w:val="00D37242"/>
    <w:rsid w:val="00D44746"/>
    <w:rsid w:val="00D44A43"/>
    <w:rsid w:val="00D45979"/>
    <w:rsid w:val="00D4713C"/>
    <w:rsid w:val="00D5054D"/>
    <w:rsid w:val="00D50BE1"/>
    <w:rsid w:val="00D510AB"/>
    <w:rsid w:val="00D54E61"/>
    <w:rsid w:val="00D568C2"/>
    <w:rsid w:val="00D606DD"/>
    <w:rsid w:val="00D648C6"/>
    <w:rsid w:val="00D65AA0"/>
    <w:rsid w:val="00D67C0F"/>
    <w:rsid w:val="00D71E84"/>
    <w:rsid w:val="00D7452D"/>
    <w:rsid w:val="00D749CC"/>
    <w:rsid w:val="00D758FD"/>
    <w:rsid w:val="00D75EAA"/>
    <w:rsid w:val="00D81E15"/>
    <w:rsid w:val="00D82364"/>
    <w:rsid w:val="00D83E78"/>
    <w:rsid w:val="00D862D9"/>
    <w:rsid w:val="00D86D83"/>
    <w:rsid w:val="00D873A9"/>
    <w:rsid w:val="00D90258"/>
    <w:rsid w:val="00D92FF3"/>
    <w:rsid w:val="00D9765C"/>
    <w:rsid w:val="00DA18EE"/>
    <w:rsid w:val="00DA2ACF"/>
    <w:rsid w:val="00DA3935"/>
    <w:rsid w:val="00DA4456"/>
    <w:rsid w:val="00DA4DD7"/>
    <w:rsid w:val="00DA712C"/>
    <w:rsid w:val="00DB317F"/>
    <w:rsid w:val="00DB53AD"/>
    <w:rsid w:val="00DB5AAC"/>
    <w:rsid w:val="00DB79A2"/>
    <w:rsid w:val="00DC2B2B"/>
    <w:rsid w:val="00DC61FE"/>
    <w:rsid w:val="00DC7EDB"/>
    <w:rsid w:val="00DD000F"/>
    <w:rsid w:val="00DD0D9D"/>
    <w:rsid w:val="00DD456E"/>
    <w:rsid w:val="00DE08F7"/>
    <w:rsid w:val="00DE1C5B"/>
    <w:rsid w:val="00DE2EAE"/>
    <w:rsid w:val="00DE39EB"/>
    <w:rsid w:val="00DE7CB5"/>
    <w:rsid w:val="00DF1524"/>
    <w:rsid w:val="00DF4668"/>
    <w:rsid w:val="00DF7A12"/>
    <w:rsid w:val="00E0778E"/>
    <w:rsid w:val="00E119D4"/>
    <w:rsid w:val="00E12837"/>
    <w:rsid w:val="00E17229"/>
    <w:rsid w:val="00E21BDB"/>
    <w:rsid w:val="00E30333"/>
    <w:rsid w:val="00E4077C"/>
    <w:rsid w:val="00E45FED"/>
    <w:rsid w:val="00E505EE"/>
    <w:rsid w:val="00E5557B"/>
    <w:rsid w:val="00E55E64"/>
    <w:rsid w:val="00E63A32"/>
    <w:rsid w:val="00E643CC"/>
    <w:rsid w:val="00E6535B"/>
    <w:rsid w:val="00E741E8"/>
    <w:rsid w:val="00E757AB"/>
    <w:rsid w:val="00E7751D"/>
    <w:rsid w:val="00E800D6"/>
    <w:rsid w:val="00E80BC5"/>
    <w:rsid w:val="00E843D2"/>
    <w:rsid w:val="00E857A1"/>
    <w:rsid w:val="00E87BCC"/>
    <w:rsid w:val="00E91538"/>
    <w:rsid w:val="00E944D1"/>
    <w:rsid w:val="00E95A91"/>
    <w:rsid w:val="00EA2918"/>
    <w:rsid w:val="00EA465B"/>
    <w:rsid w:val="00EA6B32"/>
    <w:rsid w:val="00EB091A"/>
    <w:rsid w:val="00EC1B58"/>
    <w:rsid w:val="00EC1EC9"/>
    <w:rsid w:val="00EC4AAD"/>
    <w:rsid w:val="00EC4E9C"/>
    <w:rsid w:val="00EC5CF0"/>
    <w:rsid w:val="00EC71BC"/>
    <w:rsid w:val="00EC7F62"/>
    <w:rsid w:val="00ED12E7"/>
    <w:rsid w:val="00ED3A07"/>
    <w:rsid w:val="00ED472D"/>
    <w:rsid w:val="00ED4B46"/>
    <w:rsid w:val="00ED7943"/>
    <w:rsid w:val="00EE1583"/>
    <w:rsid w:val="00EE696C"/>
    <w:rsid w:val="00EE761D"/>
    <w:rsid w:val="00EF0055"/>
    <w:rsid w:val="00EF1852"/>
    <w:rsid w:val="00EF7AD2"/>
    <w:rsid w:val="00F00019"/>
    <w:rsid w:val="00F016CE"/>
    <w:rsid w:val="00F03751"/>
    <w:rsid w:val="00F06201"/>
    <w:rsid w:val="00F16831"/>
    <w:rsid w:val="00F17131"/>
    <w:rsid w:val="00F237B0"/>
    <w:rsid w:val="00F3368A"/>
    <w:rsid w:val="00F36303"/>
    <w:rsid w:val="00F419C9"/>
    <w:rsid w:val="00F423BC"/>
    <w:rsid w:val="00F45777"/>
    <w:rsid w:val="00F506EB"/>
    <w:rsid w:val="00F5078B"/>
    <w:rsid w:val="00F54709"/>
    <w:rsid w:val="00F57291"/>
    <w:rsid w:val="00F60B00"/>
    <w:rsid w:val="00F62B21"/>
    <w:rsid w:val="00F658B7"/>
    <w:rsid w:val="00F70161"/>
    <w:rsid w:val="00F715E2"/>
    <w:rsid w:val="00F71ED1"/>
    <w:rsid w:val="00F762AB"/>
    <w:rsid w:val="00F76375"/>
    <w:rsid w:val="00F83B22"/>
    <w:rsid w:val="00F83C90"/>
    <w:rsid w:val="00F853C3"/>
    <w:rsid w:val="00F869BD"/>
    <w:rsid w:val="00F8712B"/>
    <w:rsid w:val="00F90066"/>
    <w:rsid w:val="00F913C7"/>
    <w:rsid w:val="00F92AC2"/>
    <w:rsid w:val="00F92E81"/>
    <w:rsid w:val="00F962F1"/>
    <w:rsid w:val="00FA10ED"/>
    <w:rsid w:val="00FA2BCF"/>
    <w:rsid w:val="00FA54B5"/>
    <w:rsid w:val="00FB0B48"/>
    <w:rsid w:val="00FB117D"/>
    <w:rsid w:val="00FB4594"/>
    <w:rsid w:val="00FC320F"/>
    <w:rsid w:val="00FC45E6"/>
    <w:rsid w:val="00FC7771"/>
    <w:rsid w:val="00FD2FD5"/>
    <w:rsid w:val="00FD3AE0"/>
    <w:rsid w:val="00FD3CA2"/>
    <w:rsid w:val="00FD56BC"/>
    <w:rsid w:val="00FD638C"/>
    <w:rsid w:val="00FD6586"/>
    <w:rsid w:val="00FD7496"/>
    <w:rsid w:val="00FE21F8"/>
    <w:rsid w:val="00FE45BE"/>
    <w:rsid w:val="00FE4708"/>
    <w:rsid w:val="00FE5683"/>
    <w:rsid w:val="00FE6E00"/>
    <w:rsid w:val="00FF069F"/>
    <w:rsid w:val="00FF0B1C"/>
    <w:rsid w:val="00FF4AD8"/>
    <w:rsid w:val="04C84FF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36C2A9"/>
  <w15:chartTrackingRefBased/>
  <w15:docId w15:val="{7C5296F0-E789-A349-ACC3-66074BB0C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774"/>
    <w:rPr>
      <w:sz w:val="28"/>
    </w:rPr>
  </w:style>
  <w:style w:type="paragraph" w:styleId="Heading1">
    <w:name w:val="heading 1"/>
    <w:basedOn w:val="Normal"/>
    <w:next w:val="Normal"/>
    <w:link w:val="Heading1Char"/>
    <w:uiPriority w:val="9"/>
    <w:qFormat/>
    <w:rsid w:val="00326130"/>
    <w:pPr>
      <w:keepNext/>
      <w:keepLines/>
      <w:spacing w:before="240" w:after="0"/>
      <w:contextualSpacing/>
      <w:outlineLvl w:val="0"/>
    </w:pPr>
    <w:rPr>
      <w:rFonts w:asciiTheme="majorHAnsi" w:eastAsiaTheme="majorEastAsia" w:hAnsiTheme="majorHAnsi" w:cstheme="majorBidi"/>
      <w:b/>
      <w:color w:val="2F5496" w:themeColor="accent1" w:themeShade="BF"/>
      <w:sz w:val="32"/>
      <w:szCs w:val="32"/>
    </w:rPr>
  </w:style>
  <w:style w:type="paragraph" w:styleId="Heading2">
    <w:name w:val="heading 2"/>
    <w:basedOn w:val="Normal"/>
    <w:next w:val="NoSpacing"/>
    <w:link w:val="Heading2Char"/>
    <w:uiPriority w:val="9"/>
    <w:unhideWhenUsed/>
    <w:qFormat/>
    <w:rsid w:val="006C20FC"/>
    <w:pPr>
      <w:keepNext/>
      <w:keepLines/>
      <w:spacing w:before="40" w:after="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semiHidden/>
    <w:unhideWhenUsed/>
    <w:qFormat/>
    <w:rsid w:val="0023240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10415"/>
    <w:pPr>
      <w:spacing w:after="0" w:line="240" w:lineRule="auto"/>
    </w:pPr>
  </w:style>
  <w:style w:type="character" w:customStyle="1" w:styleId="Heading1Char">
    <w:name w:val="Heading 1 Char"/>
    <w:basedOn w:val="DefaultParagraphFont"/>
    <w:link w:val="Heading1"/>
    <w:uiPriority w:val="9"/>
    <w:rsid w:val="00326130"/>
    <w:rPr>
      <w:rFonts w:asciiTheme="majorHAnsi" w:eastAsiaTheme="majorEastAsia" w:hAnsiTheme="majorHAnsi" w:cstheme="majorBidi"/>
      <w:b/>
      <w:color w:val="2F5496" w:themeColor="accent1" w:themeShade="BF"/>
      <w:sz w:val="32"/>
      <w:szCs w:val="32"/>
    </w:rPr>
  </w:style>
  <w:style w:type="character" w:styleId="Hyperlink">
    <w:name w:val="Hyperlink"/>
    <w:basedOn w:val="DefaultParagraphFont"/>
    <w:uiPriority w:val="99"/>
    <w:unhideWhenUsed/>
    <w:rsid w:val="00E4077C"/>
    <w:rPr>
      <w:color w:val="0563C1" w:themeColor="hyperlink"/>
      <w:u w:val="single"/>
    </w:rPr>
  </w:style>
  <w:style w:type="character" w:styleId="UnresolvedMention">
    <w:name w:val="Unresolved Mention"/>
    <w:basedOn w:val="DefaultParagraphFont"/>
    <w:uiPriority w:val="99"/>
    <w:semiHidden/>
    <w:unhideWhenUsed/>
    <w:rsid w:val="00E4077C"/>
    <w:rPr>
      <w:color w:val="605E5C"/>
      <w:shd w:val="clear" w:color="auto" w:fill="E1DFDD"/>
    </w:rPr>
  </w:style>
  <w:style w:type="paragraph" w:styleId="ListParagraph">
    <w:name w:val="List Paragraph"/>
    <w:basedOn w:val="Normal"/>
    <w:uiPriority w:val="34"/>
    <w:qFormat/>
    <w:rsid w:val="008F5970"/>
    <w:pPr>
      <w:ind w:left="720"/>
      <w:contextualSpacing/>
    </w:pPr>
  </w:style>
  <w:style w:type="character" w:customStyle="1" w:styleId="Heading2Char">
    <w:name w:val="Heading 2 Char"/>
    <w:basedOn w:val="DefaultParagraphFont"/>
    <w:link w:val="Heading2"/>
    <w:uiPriority w:val="9"/>
    <w:rsid w:val="006C20FC"/>
    <w:rPr>
      <w:rFonts w:eastAsiaTheme="majorEastAsia" w:cstheme="majorBidi"/>
      <w:b/>
      <w:color w:val="000000" w:themeColor="text1"/>
      <w:sz w:val="28"/>
      <w:szCs w:val="26"/>
    </w:rPr>
  </w:style>
  <w:style w:type="paragraph" w:styleId="Revision">
    <w:name w:val="Revision"/>
    <w:hidden/>
    <w:uiPriority w:val="99"/>
    <w:semiHidden/>
    <w:rsid w:val="00A64D4D"/>
    <w:pPr>
      <w:spacing w:after="0" w:line="240" w:lineRule="auto"/>
    </w:pPr>
  </w:style>
  <w:style w:type="character" w:customStyle="1" w:styleId="Heading3Char">
    <w:name w:val="Heading 3 Char"/>
    <w:basedOn w:val="DefaultParagraphFont"/>
    <w:link w:val="Heading3"/>
    <w:uiPriority w:val="9"/>
    <w:semiHidden/>
    <w:rsid w:val="00232400"/>
    <w:rPr>
      <w:rFonts w:asciiTheme="majorHAnsi" w:eastAsiaTheme="majorEastAsia" w:hAnsiTheme="majorHAnsi" w:cstheme="majorBidi"/>
      <w:color w:val="1F3763" w:themeColor="accent1" w:themeShade="7F"/>
      <w:sz w:val="24"/>
      <w:szCs w:val="24"/>
    </w:rPr>
  </w:style>
  <w:style w:type="character" w:styleId="IntenseEmphasis">
    <w:name w:val="Intense Emphasis"/>
    <w:basedOn w:val="DefaultParagraphFont"/>
    <w:uiPriority w:val="21"/>
    <w:qFormat/>
    <w:rsid w:val="00531B10"/>
    <w:rPr>
      <w:rFonts w:asciiTheme="minorHAnsi" w:hAnsiTheme="minorHAnsi"/>
      <w:b/>
      <w:i/>
      <w:iCs/>
      <w:color w:val="000000" w:themeColor="text1"/>
      <w:sz w:val="28"/>
    </w:rPr>
  </w:style>
  <w:style w:type="character" w:styleId="Emphasis">
    <w:name w:val="Emphasis"/>
    <w:basedOn w:val="DefaultParagraphFont"/>
    <w:uiPriority w:val="20"/>
    <w:qFormat/>
    <w:rsid w:val="004E0F7B"/>
    <w:rPr>
      <w:rFonts w:asciiTheme="minorHAnsi" w:hAnsiTheme="minorHAnsi"/>
      <w:i/>
      <w:iCs/>
      <w:color w:val="000000" w:themeColor="text1"/>
      <w:sz w:val="28"/>
    </w:rPr>
  </w:style>
  <w:style w:type="character" w:styleId="Strong">
    <w:name w:val="Strong"/>
    <w:basedOn w:val="DefaultParagraphFont"/>
    <w:uiPriority w:val="22"/>
    <w:qFormat/>
    <w:rsid w:val="00531B10"/>
    <w:rPr>
      <w:b/>
      <w:bCs/>
    </w:rPr>
  </w:style>
  <w:style w:type="character" w:styleId="SubtleReference">
    <w:name w:val="Subtle Reference"/>
    <w:basedOn w:val="DefaultParagraphFont"/>
    <w:uiPriority w:val="31"/>
    <w:qFormat/>
    <w:rsid w:val="00531B10"/>
    <w:rPr>
      <w:smallCaps/>
      <w:color w:val="5A5A5A" w:themeColor="text1" w:themeTint="A5"/>
    </w:rPr>
  </w:style>
  <w:style w:type="character" w:styleId="SubtleEmphasis">
    <w:name w:val="Subtle Emphasis"/>
    <w:aliases w:val="Mid chapters headline"/>
    <w:basedOn w:val="DefaultParagraphFont"/>
    <w:uiPriority w:val="19"/>
    <w:qFormat/>
    <w:rsid w:val="005E7F1D"/>
    <w:rPr>
      <w:rFonts w:asciiTheme="minorHAnsi" w:hAnsiTheme="minorHAnsi"/>
      <w:b/>
      <w:i/>
      <w:iCs/>
      <w:color w:val="404040" w:themeColor="text1" w:themeTint="BF"/>
      <w:sz w:val="28"/>
    </w:rPr>
  </w:style>
  <w:style w:type="paragraph" w:styleId="Title">
    <w:name w:val="Title"/>
    <w:basedOn w:val="Normal"/>
    <w:next w:val="Normal"/>
    <w:link w:val="TitleChar"/>
    <w:uiPriority w:val="10"/>
    <w:qFormat/>
    <w:rsid w:val="00F5729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72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7291"/>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57291"/>
    <w:rPr>
      <w:rFonts w:eastAsiaTheme="minorEastAsia"/>
      <w:color w:val="5A5A5A" w:themeColor="text1" w:themeTint="A5"/>
      <w:spacing w:val="15"/>
    </w:rPr>
  </w:style>
  <w:style w:type="paragraph" w:styleId="TOCHeading">
    <w:name w:val="TOC Heading"/>
    <w:basedOn w:val="Heading1"/>
    <w:next w:val="Normal"/>
    <w:uiPriority w:val="39"/>
    <w:unhideWhenUsed/>
    <w:qFormat/>
    <w:rsid w:val="00277E0F"/>
    <w:pPr>
      <w:spacing w:before="480" w:line="276" w:lineRule="auto"/>
      <w:contextualSpacing w:val="0"/>
      <w:outlineLvl w:val="9"/>
    </w:pPr>
    <w:rPr>
      <w:bCs/>
      <w:kern w:val="0"/>
      <w:sz w:val="28"/>
      <w:szCs w:val="28"/>
      <w14:ligatures w14:val="none"/>
    </w:rPr>
  </w:style>
  <w:style w:type="paragraph" w:styleId="TOC1">
    <w:name w:val="toc 1"/>
    <w:basedOn w:val="Normal"/>
    <w:next w:val="Normal"/>
    <w:autoRedefine/>
    <w:uiPriority w:val="39"/>
    <w:unhideWhenUsed/>
    <w:rsid w:val="00277E0F"/>
    <w:pPr>
      <w:spacing w:before="120" w:after="0"/>
    </w:pPr>
    <w:rPr>
      <w:rFonts w:cstheme="minorHAnsi"/>
      <w:b/>
      <w:bCs/>
      <w:i/>
      <w:iCs/>
      <w:sz w:val="24"/>
      <w:szCs w:val="24"/>
    </w:rPr>
  </w:style>
  <w:style w:type="paragraph" w:styleId="TOC2">
    <w:name w:val="toc 2"/>
    <w:basedOn w:val="Normal"/>
    <w:next w:val="Normal"/>
    <w:autoRedefine/>
    <w:uiPriority w:val="39"/>
    <w:unhideWhenUsed/>
    <w:rsid w:val="00277E0F"/>
    <w:pPr>
      <w:spacing w:before="120" w:after="0"/>
      <w:ind w:left="220"/>
    </w:pPr>
    <w:rPr>
      <w:rFonts w:cstheme="minorHAnsi"/>
      <w:b/>
      <w:bCs/>
    </w:rPr>
  </w:style>
  <w:style w:type="paragraph" w:styleId="TOC3">
    <w:name w:val="toc 3"/>
    <w:basedOn w:val="Normal"/>
    <w:next w:val="Normal"/>
    <w:autoRedefine/>
    <w:uiPriority w:val="39"/>
    <w:semiHidden/>
    <w:unhideWhenUsed/>
    <w:rsid w:val="00277E0F"/>
    <w:pPr>
      <w:spacing w:after="0"/>
      <w:ind w:left="440"/>
    </w:pPr>
    <w:rPr>
      <w:rFonts w:cstheme="minorHAnsi"/>
      <w:sz w:val="20"/>
      <w:szCs w:val="20"/>
    </w:rPr>
  </w:style>
  <w:style w:type="paragraph" w:styleId="TOC4">
    <w:name w:val="toc 4"/>
    <w:basedOn w:val="Normal"/>
    <w:next w:val="Normal"/>
    <w:autoRedefine/>
    <w:uiPriority w:val="39"/>
    <w:semiHidden/>
    <w:unhideWhenUsed/>
    <w:rsid w:val="00277E0F"/>
    <w:pPr>
      <w:spacing w:after="0"/>
      <w:ind w:left="660"/>
    </w:pPr>
    <w:rPr>
      <w:rFonts w:cstheme="minorHAnsi"/>
      <w:sz w:val="20"/>
      <w:szCs w:val="20"/>
    </w:rPr>
  </w:style>
  <w:style w:type="paragraph" w:styleId="TOC5">
    <w:name w:val="toc 5"/>
    <w:basedOn w:val="Normal"/>
    <w:next w:val="Normal"/>
    <w:autoRedefine/>
    <w:uiPriority w:val="39"/>
    <w:semiHidden/>
    <w:unhideWhenUsed/>
    <w:rsid w:val="00277E0F"/>
    <w:pPr>
      <w:spacing w:after="0"/>
      <w:ind w:left="880"/>
    </w:pPr>
    <w:rPr>
      <w:rFonts w:cstheme="minorHAnsi"/>
      <w:sz w:val="20"/>
      <w:szCs w:val="20"/>
    </w:rPr>
  </w:style>
  <w:style w:type="paragraph" w:styleId="TOC6">
    <w:name w:val="toc 6"/>
    <w:basedOn w:val="Normal"/>
    <w:next w:val="Normal"/>
    <w:autoRedefine/>
    <w:uiPriority w:val="39"/>
    <w:semiHidden/>
    <w:unhideWhenUsed/>
    <w:rsid w:val="00277E0F"/>
    <w:pPr>
      <w:spacing w:after="0"/>
      <w:ind w:left="1100"/>
    </w:pPr>
    <w:rPr>
      <w:rFonts w:cstheme="minorHAnsi"/>
      <w:sz w:val="20"/>
      <w:szCs w:val="20"/>
    </w:rPr>
  </w:style>
  <w:style w:type="paragraph" w:styleId="TOC7">
    <w:name w:val="toc 7"/>
    <w:basedOn w:val="Normal"/>
    <w:next w:val="Normal"/>
    <w:autoRedefine/>
    <w:uiPriority w:val="39"/>
    <w:semiHidden/>
    <w:unhideWhenUsed/>
    <w:rsid w:val="00277E0F"/>
    <w:pPr>
      <w:spacing w:after="0"/>
      <w:ind w:left="1320"/>
    </w:pPr>
    <w:rPr>
      <w:rFonts w:cstheme="minorHAnsi"/>
      <w:sz w:val="20"/>
      <w:szCs w:val="20"/>
    </w:rPr>
  </w:style>
  <w:style w:type="paragraph" w:styleId="TOC8">
    <w:name w:val="toc 8"/>
    <w:basedOn w:val="Normal"/>
    <w:next w:val="Normal"/>
    <w:autoRedefine/>
    <w:uiPriority w:val="39"/>
    <w:semiHidden/>
    <w:unhideWhenUsed/>
    <w:rsid w:val="00277E0F"/>
    <w:pPr>
      <w:spacing w:after="0"/>
      <w:ind w:left="1540"/>
    </w:pPr>
    <w:rPr>
      <w:rFonts w:cstheme="minorHAnsi"/>
      <w:sz w:val="20"/>
      <w:szCs w:val="20"/>
    </w:rPr>
  </w:style>
  <w:style w:type="paragraph" w:styleId="TOC9">
    <w:name w:val="toc 9"/>
    <w:basedOn w:val="Normal"/>
    <w:next w:val="Normal"/>
    <w:autoRedefine/>
    <w:uiPriority w:val="39"/>
    <w:semiHidden/>
    <w:unhideWhenUsed/>
    <w:rsid w:val="00277E0F"/>
    <w:pPr>
      <w:spacing w:after="0"/>
      <w:ind w:left="176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5915854">
      <w:bodyDiv w:val="1"/>
      <w:marLeft w:val="0"/>
      <w:marRight w:val="0"/>
      <w:marTop w:val="0"/>
      <w:marBottom w:val="0"/>
      <w:divBdr>
        <w:top w:val="none" w:sz="0" w:space="0" w:color="auto"/>
        <w:left w:val="none" w:sz="0" w:space="0" w:color="auto"/>
        <w:bottom w:val="none" w:sz="0" w:space="0" w:color="auto"/>
        <w:right w:val="none" w:sz="0" w:space="0" w:color="auto"/>
      </w:divBdr>
      <w:divsChild>
        <w:div w:id="1396392698">
          <w:marLeft w:val="0"/>
          <w:marRight w:val="0"/>
          <w:marTop w:val="0"/>
          <w:marBottom w:val="0"/>
          <w:divBdr>
            <w:top w:val="none" w:sz="0" w:space="0" w:color="auto"/>
            <w:left w:val="none" w:sz="0" w:space="0" w:color="auto"/>
            <w:bottom w:val="none" w:sz="0" w:space="0" w:color="auto"/>
            <w:right w:val="none" w:sz="0" w:space="0" w:color="auto"/>
          </w:divBdr>
          <w:divsChild>
            <w:div w:id="266735135">
              <w:marLeft w:val="0"/>
              <w:marRight w:val="0"/>
              <w:marTop w:val="150"/>
              <w:marBottom w:val="0"/>
              <w:divBdr>
                <w:top w:val="none" w:sz="0" w:space="0" w:color="auto"/>
                <w:left w:val="none" w:sz="0" w:space="0" w:color="auto"/>
                <w:bottom w:val="none" w:sz="0" w:space="0" w:color="auto"/>
                <w:right w:val="none" w:sz="0" w:space="0" w:color="auto"/>
              </w:divBdr>
            </w:div>
            <w:div w:id="684791386">
              <w:marLeft w:val="0"/>
              <w:marRight w:val="0"/>
              <w:marTop w:val="300"/>
              <w:marBottom w:val="0"/>
              <w:divBdr>
                <w:top w:val="none" w:sz="0" w:space="0" w:color="auto"/>
                <w:left w:val="single" w:sz="18" w:space="8" w:color="FF7C00"/>
                <w:bottom w:val="none" w:sz="0" w:space="0" w:color="auto"/>
                <w:right w:val="none" w:sz="0" w:space="0" w:color="auto"/>
              </w:divBdr>
            </w:div>
          </w:divsChild>
        </w:div>
        <w:div w:id="1643459642">
          <w:marLeft w:val="0"/>
          <w:marRight w:val="0"/>
          <w:marTop w:val="0"/>
          <w:marBottom w:val="0"/>
          <w:divBdr>
            <w:top w:val="none" w:sz="0" w:space="0" w:color="auto"/>
            <w:left w:val="none" w:sz="0" w:space="0" w:color="auto"/>
            <w:bottom w:val="none" w:sz="0" w:space="0" w:color="auto"/>
            <w:right w:val="none" w:sz="0" w:space="0" w:color="auto"/>
          </w:divBdr>
        </w:div>
      </w:divsChild>
    </w:div>
    <w:div w:id="481507588">
      <w:bodyDiv w:val="1"/>
      <w:marLeft w:val="0"/>
      <w:marRight w:val="0"/>
      <w:marTop w:val="0"/>
      <w:marBottom w:val="0"/>
      <w:divBdr>
        <w:top w:val="none" w:sz="0" w:space="0" w:color="auto"/>
        <w:left w:val="none" w:sz="0" w:space="0" w:color="auto"/>
        <w:bottom w:val="none" w:sz="0" w:space="0" w:color="auto"/>
        <w:right w:val="none" w:sz="0" w:space="0" w:color="auto"/>
      </w:divBdr>
      <w:divsChild>
        <w:div w:id="604851760">
          <w:marLeft w:val="0"/>
          <w:marRight w:val="0"/>
          <w:marTop w:val="0"/>
          <w:marBottom w:val="0"/>
          <w:divBdr>
            <w:top w:val="none" w:sz="0" w:space="0" w:color="auto"/>
            <w:left w:val="none" w:sz="0" w:space="0" w:color="auto"/>
            <w:bottom w:val="none" w:sz="0" w:space="0" w:color="auto"/>
            <w:right w:val="none" w:sz="0" w:space="0" w:color="auto"/>
          </w:divBdr>
          <w:divsChild>
            <w:div w:id="1456172894">
              <w:marLeft w:val="0"/>
              <w:marRight w:val="0"/>
              <w:marTop w:val="0"/>
              <w:marBottom w:val="0"/>
              <w:divBdr>
                <w:top w:val="none" w:sz="0" w:space="0" w:color="auto"/>
                <w:left w:val="none" w:sz="0" w:space="0" w:color="auto"/>
                <w:bottom w:val="none" w:sz="0" w:space="0" w:color="auto"/>
                <w:right w:val="none" w:sz="0" w:space="0" w:color="auto"/>
              </w:divBdr>
              <w:divsChild>
                <w:div w:id="89555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121995">
      <w:bodyDiv w:val="1"/>
      <w:marLeft w:val="0"/>
      <w:marRight w:val="0"/>
      <w:marTop w:val="0"/>
      <w:marBottom w:val="0"/>
      <w:divBdr>
        <w:top w:val="none" w:sz="0" w:space="0" w:color="auto"/>
        <w:left w:val="none" w:sz="0" w:space="0" w:color="auto"/>
        <w:bottom w:val="none" w:sz="0" w:space="0" w:color="auto"/>
        <w:right w:val="none" w:sz="0" w:space="0" w:color="auto"/>
      </w:divBdr>
      <w:divsChild>
        <w:div w:id="811404446">
          <w:marLeft w:val="0"/>
          <w:marRight w:val="0"/>
          <w:marTop w:val="0"/>
          <w:marBottom w:val="0"/>
          <w:divBdr>
            <w:top w:val="none" w:sz="0" w:space="0" w:color="auto"/>
            <w:left w:val="none" w:sz="0" w:space="0" w:color="auto"/>
            <w:bottom w:val="none" w:sz="0" w:space="0" w:color="auto"/>
            <w:right w:val="none" w:sz="0" w:space="0" w:color="auto"/>
          </w:divBdr>
          <w:divsChild>
            <w:div w:id="9141014">
              <w:marLeft w:val="0"/>
              <w:marRight w:val="0"/>
              <w:marTop w:val="150"/>
              <w:marBottom w:val="0"/>
              <w:divBdr>
                <w:top w:val="none" w:sz="0" w:space="0" w:color="auto"/>
                <w:left w:val="none" w:sz="0" w:space="0" w:color="auto"/>
                <w:bottom w:val="none" w:sz="0" w:space="0" w:color="auto"/>
                <w:right w:val="none" w:sz="0" w:space="0" w:color="auto"/>
              </w:divBdr>
            </w:div>
            <w:div w:id="1876890148">
              <w:marLeft w:val="0"/>
              <w:marRight w:val="0"/>
              <w:marTop w:val="300"/>
              <w:marBottom w:val="0"/>
              <w:divBdr>
                <w:top w:val="none" w:sz="0" w:space="0" w:color="auto"/>
                <w:left w:val="single" w:sz="18" w:space="8" w:color="FF7C00"/>
                <w:bottom w:val="none" w:sz="0" w:space="0" w:color="auto"/>
                <w:right w:val="none" w:sz="0" w:space="0" w:color="auto"/>
              </w:divBdr>
            </w:div>
          </w:divsChild>
        </w:div>
        <w:div w:id="1992519971">
          <w:marLeft w:val="0"/>
          <w:marRight w:val="0"/>
          <w:marTop w:val="0"/>
          <w:marBottom w:val="0"/>
          <w:divBdr>
            <w:top w:val="none" w:sz="0" w:space="0" w:color="auto"/>
            <w:left w:val="none" w:sz="0" w:space="0" w:color="auto"/>
            <w:bottom w:val="none" w:sz="0" w:space="0" w:color="auto"/>
            <w:right w:val="none" w:sz="0" w:space="0" w:color="auto"/>
          </w:divBdr>
        </w:div>
      </w:divsChild>
    </w:div>
    <w:div w:id="840240231">
      <w:bodyDiv w:val="1"/>
      <w:marLeft w:val="0"/>
      <w:marRight w:val="0"/>
      <w:marTop w:val="0"/>
      <w:marBottom w:val="0"/>
      <w:divBdr>
        <w:top w:val="none" w:sz="0" w:space="0" w:color="auto"/>
        <w:left w:val="none" w:sz="0" w:space="0" w:color="auto"/>
        <w:bottom w:val="none" w:sz="0" w:space="0" w:color="auto"/>
        <w:right w:val="none" w:sz="0" w:space="0" w:color="auto"/>
      </w:divBdr>
      <w:divsChild>
        <w:div w:id="1463110592">
          <w:marLeft w:val="0"/>
          <w:marRight w:val="0"/>
          <w:marTop w:val="0"/>
          <w:marBottom w:val="0"/>
          <w:divBdr>
            <w:top w:val="none" w:sz="0" w:space="0" w:color="auto"/>
            <w:left w:val="none" w:sz="0" w:space="0" w:color="auto"/>
            <w:bottom w:val="none" w:sz="0" w:space="0" w:color="auto"/>
            <w:right w:val="none" w:sz="0" w:space="0" w:color="auto"/>
          </w:divBdr>
          <w:divsChild>
            <w:div w:id="450828021">
              <w:marLeft w:val="0"/>
              <w:marRight w:val="0"/>
              <w:marTop w:val="300"/>
              <w:marBottom w:val="0"/>
              <w:divBdr>
                <w:top w:val="none" w:sz="0" w:space="0" w:color="auto"/>
                <w:left w:val="single" w:sz="18" w:space="8" w:color="FF7C00"/>
                <w:bottom w:val="none" w:sz="0" w:space="0" w:color="auto"/>
                <w:right w:val="none" w:sz="0" w:space="0" w:color="auto"/>
              </w:divBdr>
            </w:div>
            <w:div w:id="1353142513">
              <w:marLeft w:val="0"/>
              <w:marRight w:val="0"/>
              <w:marTop w:val="150"/>
              <w:marBottom w:val="0"/>
              <w:divBdr>
                <w:top w:val="none" w:sz="0" w:space="0" w:color="auto"/>
                <w:left w:val="none" w:sz="0" w:space="0" w:color="auto"/>
                <w:bottom w:val="none" w:sz="0" w:space="0" w:color="auto"/>
                <w:right w:val="none" w:sz="0" w:space="0" w:color="auto"/>
              </w:divBdr>
            </w:div>
          </w:divsChild>
        </w:div>
        <w:div w:id="2118019357">
          <w:marLeft w:val="0"/>
          <w:marRight w:val="0"/>
          <w:marTop w:val="0"/>
          <w:marBottom w:val="0"/>
          <w:divBdr>
            <w:top w:val="none" w:sz="0" w:space="0" w:color="auto"/>
            <w:left w:val="none" w:sz="0" w:space="0" w:color="auto"/>
            <w:bottom w:val="none" w:sz="0" w:space="0" w:color="auto"/>
            <w:right w:val="none" w:sz="0" w:space="0" w:color="auto"/>
          </w:divBdr>
        </w:div>
      </w:divsChild>
    </w:div>
    <w:div w:id="1256475952">
      <w:bodyDiv w:val="1"/>
      <w:marLeft w:val="0"/>
      <w:marRight w:val="0"/>
      <w:marTop w:val="0"/>
      <w:marBottom w:val="0"/>
      <w:divBdr>
        <w:top w:val="none" w:sz="0" w:space="0" w:color="auto"/>
        <w:left w:val="none" w:sz="0" w:space="0" w:color="auto"/>
        <w:bottom w:val="none" w:sz="0" w:space="0" w:color="auto"/>
        <w:right w:val="none" w:sz="0" w:space="0" w:color="auto"/>
      </w:divBdr>
      <w:divsChild>
        <w:div w:id="1307929707">
          <w:marLeft w:val="0"/>
          <w:marRight w:val="0"/>
          <w:marTop w:val="0"/>
          <w:marBottom w:val="0"/>
          <w:divBdr>
            <w:top w:val="none" w:sz="0" w:space="0" w:color="auto"/>
            <w:left w:val="none" w:sz="0" w:space="0" w:color="auto"/>
            <w:bottom w:val="none" w:sz="0" w:space="0" w:color="auto"/>
            <w:right w:val="none" w:sz="0" w:space="0" w:color="auto"/>
          </w:divBdr>
        </w:div>
        <w:div w:id="1496022657">
          <w:marLeft w:val="0"/>
          <w:marRight w:val="0"/>
          <w:marTop w:val="0"/>
          <w:marBottom w:val="0"/>
          <w:divBdr>
            <w:top w:val="none" w:sz="0" w:space="0" w:color="auto"/>
            <w:left w:val="none" w:sz="0" w:space="0" w:color="auto"/>
            <w:bottom w:val="none" w:sz="0" w:space="0" w:color="auto"/>
            <w:right w:val="none" w:sz="0" w:space="0" w:color="auto"/>
          </w:divBdr>
          <w:divsChild>
            <w:div w:id="659234540">
              <w:marLeft w:val="0"/>
              <w:marRight w:val="0"/>
              <w:marTop w:val="150"/>
              <w:marBottom w:val="0"/>
              <w:divBdr>
                <w:top w:val="none" w:sz="0" w:space="0" w:color="auto"/>
                <w:left w:val="none" w:sz="0" w:space="0" w:color="auto"/>
                <w:bottom w:val="none" w:sz="0" w:space="0" w:color="auto"/>
                <w:right w:val="none" w:sz="0" w:space="0" w:color="auto"/>
              </w:divBdr>
            </w:div>
            <w:div w:id="1928922777">
              <w:marLeft w:val="0"/>
              <w:marRight w:val="0"/>
              <w:marTop w:val="300"/>
              <w:marBottom w:val="0"/>
              <w:divBdr>
                <w:top w:val="none" w:sz="0" w:space="0" w:color="auto"/>
                <w:left w:val="single" w:sz="18" w:space="8" w:color="FF7C00"/>
                <w:bottom w:val="none" w:sz="0" w:space="0" w:color="auto"/>
                <w:right w:val="none" w:sz="0" w:space="0" w:color="auto"/>
              </w:divBdr>
            </w:div>
          </w:divsChild>
        </w:div>
      </w:divsChild>
    </w:div>
    <w:div w:id="1393187896">
      <w:bodyDiv w:val="1"/>
      <w:marLeft w:val="0"/>
      <w:marRight w:val="0"/>
      <w:marTop w:val="0"/>
      <w:marBottom w:val="0"/>
      <w:divBdr>
        <w:top w:val="none" w:sz="0" w:space="0" w:color="auto"/>
        <w:left w:val="none" w:sz="0" w:space="0" w:color="auto"/>
        <w:bottom w:val="none" w:sz="0" w:space="0" w:color="auto"/>
        <w:right w:val="none" w:sz="0" w:space="0" w:color="auto"/>
      </w:divBdr>
    </w:div>
    <w:div w:id="1418481904">
      <w:bodyDiv w:val="1"/>
      <w:marLeft w:val="0"/>
      <w:marRight w:val="0"/>
      <w:marTop w:val="0"/>
      <w:marBottom w:val="0"/>
      <w:divBdr>
        <w:top w:val="none" w:sz="0" w:space="0" w:color="auto"/>
        <w:left w:val="none" w:sz="0" w:space="0" w:color="auto"/>
        <w:bottom w:val="none" w:sz="0" w:space="0" w:color="auto"/>
        <w:right w:val="none" w:sz="0" w:space="0" w:color="auto"/>
      </w:divBdr>
    </w:div>
    <w:div w:id="1495025085">
      <w:bodyDiv w:val="1"/>
      <w:marLeft w:val="0"/>
      <w:marRight w:val="0"/>
      <w:marTop w:val="0"/>
      <w:marBottom w:val="0"/>
      <w:divBdr>
        <w:top w:val="none" w:sz="0" w:space="0" w:color="auto"/>
        <w:left w:val="none" w:sz="0" w:space="0" w:color="auto"/>
        <w:bottom w:val="none" w:sz="0" w:space="0" w:color="auto"/>
        <w:right w:val="none" w:sz="0" w:space="0" w:color="auto"/>
      </w:divBdr>
      <w:divsChild>
        <w:div w:id="1388870313">
          <w:marLeft w:val="0"/>
          <w:marRight w:val="0"/>
          <w:marTop w:val="0"/>
          <w:marBottom w:val="0"/>
          <w:divBdr>
            <w:top w:val="none" w:sz="0" w:space="0" w:color="auto"/>
            <w:left w:val="none" w:sz="0" w:space="0" w:color="auto"/>
            <w:bottom w:val="none" w:sz="0" w:space="0" w:color="auto"/>
            <w:right w:val="none" w:sz="0" w:space="0" w:color="auto"/>
          </w:divBdr>
          <w:divsChild>
            <w:div w:id="159349569">
              <w:marLeft w:val="0"/>
              <w:marRight w:val="0"/>
              <w:marTop w:val="300"/>
              <w:marBottom w:val="0"/>
              <w:divBdr>
                <w:top w:val="none" w:sz="0" w:space="0" w:color="auto"/>
                <w:left w:val="single" w:sz="18" w:space="8" w:color="FF7C00"/>
                <w:bottom w:val="none" w:sz="0" w:space="0" w:color="auto"/>
                <w:right w:val="none" w:sz="0" w:space="0" w:color="auto"/>
              </w:divBdr>
            </w:div>
            <w:div w:id="167604798">
              <w:marLeft w:val="0"/>
              <w:marRight w:val="0"/>
              <w:marTop w:val="150"/>
              <w:marBottom w:val="0"/>
              <w:divBdr>
                <w:top w:val="none" w:sz="0" w:space="0" w:color="auto"/>
                <w:left w:val="none" w:sz="0" w:space="0" w:color="auto"/>
                <w:bottom w:val="none" w:sz="0" w:space="0" w:color="auto"/>
                <w:right w:val="none" w:sz="0" w:space="0" w:color="auto"/>
              </w:divBdr>
            </w:div>
          </w:divsChild>
        </w:div>
        <w:div w:id="2102793431">
          <w:marLeft w:val="0"/>
          <w:marRight w:val="0"/>
          <w:marTop w:val="0"/>
          <w:marBottom w:val="0"/>
          <w:divBdr>
            <w:top w:val="none" w:sz="0" w:space="0" w:color="auto"/>
            <w:left w:val="none" w:sz="0" w:space="0" w:color="auto"/>
            <w:bottom w:val="none" w:sz="0" w:space="0" w:color="auto"/>
            <w:right w:val="none" w:sz="0" w:space="0" w:color="auto"/>
          </w:divBdr>
        </w:div>
      </w:divsChild>
    </w:div>
    <w:div w:id="1528251638">
      <w:bodyDiv w:val="1"/>
      <w:marLeft w:val="0"/>
      <w:marRight w:val="0"/>
      <w:marTop w:val="0"/>
      <w:marBottom w:val="0"/>
      <w:divBdr>
        <w:top w:val="none" w:sz="0" w:space="0" w:color="auto"/>
        <w:left w:val="none" w:sz="0" w:space="0" w:color="auto"/>
        <w:bottom w:val="none" w:sz="0" w:space="0" w:color="auto"/>
        <w:right w:val="none" w:sz="0" w:space="0" w:color="auto"/>
      </w:divBdr>
      <w:divsChild>
        <w:div w:id="1990009961">
          <w:marLeft w:val="0"/>
          <w:marRight w:val="0"/>
          <w:marTop w:val="300"/>
          <w:marBottom w:val="0"/>
          <w:divBdr>
            <w:top w:val="none" w:sz="0" w:space="0" w:color="auto"/>
            <w:left w:val="single" w:sz="18" w:space="8" w:color="FF7C00"/>
            <w:bottom w:val="none" w:sz="0" w:space="0" w:color="auto"/>
            <w:right w:val="none" w:sz="0" w:space="0" w:color="auto"/>
          </w:divBdr>
        </w:div>
      </w:divsChild>
    </w:div>
    <w:div w:id="2069257254">
      <w:bodyDiv w:val="1"/>
      <w:marLeft w:val="0"/>
      <w:marRight w:val="0"/>
      <w:marTop w:val="0"/>
      <w:marBottom w:val="0"/>
      <w:divBdr>
        <w:top w:val="none" w:sz="0" w:space="0" w:color="auto"/>
        <w:left w:val="none" w:sz="0" w:space="0" w:color="auto"/>
        <w:bottom w:val="none" w:sz="0" w:space="0" w:color="auto"/>
        <w:right w:val="none" w:sz="0" w:space="0" w:color="auto"/>
      </w:divBdr>
      <w:divsChild>
        <w:div w:id="246113107">
          <w:marLeft w:val="0"/>
          <w:marRight w:val="0"/>
          <w:marTop w:val="0"/>
          <w:marBottom w:val="0"/>
          <w:divBdr>
            <w:top w:val="none" w:sz="0" w:space="0" w:color="auto"/>
            <w:left w:val="none" w:sz="0" w:space="0" w:color="auto"/>
            <w:bottom w:val="none" w:sz="0" w:space="0" w:color="auto"/>
            <w:right w:val="none" w:sz="0" w:space="0" w:color="auto"/>
          </w:divBdr>
          <w:divsChild>
            <w:div w:id="1163230973">
              <w:marLeft w:val="0"/>
              <w:marRight w:val="0"/>
              <w:marTop w:val="300"/>
              <w:marBottom w:val="0"/>
              <w:divBdr>
                <w:top w:val="none" w:sz="0" w:space="0" w:color="auto"/>
                <w:left w:val="single" w:sz="18" w:space="8" w:color="FF7C00"/>
                <w:bottom w:val="none" w:sz="0" w:space="0" w:color="auto"/>
                <w:right w:val="none" w:sz="0" w:space="0" w:color="auto"/>
              </w:divBdr>
            </w:div>
            <w:div w:id="1668901689">
              <w:marLeft w:val="0"/>
              <w:marRight w:val="0"/>
              <w:marTop w:val="150"/>
              <w:marBottom w:val="0"/>
              <w:divBdr>
                <w:top w:val="none" w:sz="0" w:space="0" w:color="auto"/>
                <w:left w:val="none" w:sz="0" w:space="0" w:color="auto"/>
                <w:bottom w:val="none" w:sz="0" w:space="0" w:color="auto"/>
                <w:right w:val="none" w:sz="0" w:space="0" w:color="auto"/>
              </w:divBdr>
            </w:div>
          </w:divsChild>
        </w:div>
        <w:div w:id="1994405710">
          <w:marLeft w:val="0"/>
          <w:marRight w:val="0"/>
          <w:marTop w:val="0"/>
          <w:marBottom w:val="0"/>
          <w:divBdr>
            <w:top w:val="none" w:sz="0" w:space="0" w:color="auto"/>
            <w:left w:val="none" w:sz="0" w:space="0" w:color="auto"/>
            <w:bottom w:val="none" w:sz="0" w:space="0" w:color="auto"/>
            <w:right w:val="none" w:sz="0" w:space="0" w:color="auto"/>
          </w:divBdr>
        </w:div>
      </w:divsChild>
    </w:div>
    <w:div w:id="2080128684">
      <w:bodyDiv w:val="1"/>
      <w:marLeft w:val="0"/>
      <w:marRight w:val="0"/>
      <w:marTop w:val="0"/>
      <w:marBottom w:val="0"/>
      <w:divBdr>
        <w:top w:val="none" w:sz="0" w:space="0" w:color="auto"/>
        <w:left w:val="none" w:sz="0" w:space="0" w:color="auto"/>
        <w:bottom w:val="none" w:sz="0" w:space="0" w:color="auto"/>
        <w:right w:val="none" w:sz="0" w:space="0" w:color="auto"/>
      </w:divBdr>
      <w:divsChild>
        <w:div w:id="1144784529">
          <w:marLeft w:val="0"/>
          <w:marRight w:val="0"/>
          <w:marTop w:val="0"/>
          <w:marBottom w:val="0"/>
          <w:divBdr>
            <w:top w:val="none" w:sz="0" w:space="0" w:color="auto"/>
            <w:left w:val="none" w:sz="0" w:space="0" w:color="auto"/>
            <w:bottom w:val="none" w:sz="0" w:space="0" w:color="auto"/>
            <w:right w:val="none" w:sz="0" w:space="0" w:color="auto"/>
          </w:divBdr>
          <w:divsChild>
            <w:div w:id="1002856793">
              <w:marLeft w:val="0"/>
              <w:marRight w:val="0"/>
              <w:marTop w:val="150"/>
              <w:marBottom w:val="0"/>
              <w:divBdr>
                <w:top w:val="none" w:sz="0" w:space="0" w:color="auto"/>
                <w:left w:val="none" w:sz="0" w:space="0" w:color="auto"/>
                <w:bottom w:val="none" w:sz="0" w:space="0" w:color="auto"/>
                <w:right w:val="none" w:sz="0" w:space="0" w:color="auto"/>
              </w:divBdr>
            </w:div>
            <w:div w:id="1005668552">
              <w:marLeft w:val="0"/>
              <w:marRight w:val="0"/>
              <w:marTop w:val="300"/>
              <w:marBottom w:val="0"/>
              <w:divBdr>
                <w:top w:val="none" w:sz="0" w:space="0" w:color="auto"/>
                <w:left w:val="single" w:sz="18" w:space="8" w:color="FF7C00"/>
                <w:bottom w:val="none" w:sz="0" w:space="0" w:color="auto"/>
                <w:right w:val="none" w:sz="0" w:space="0" w:color="auto"/>
              </w:divBdr>
            </w:div>
          </w:divsChild>
        </w:div>
        <w:div w:id="1360857003">
          <w:marLeft w:val="0"/>
          <w:marRight w:val="0"/>
          <w:marTop w:val="0"/>
          <w:marBottom w:val="0"/>
          <w:divBdr>
            <w:top w:val="none" w:sz="0" w:space="0" w:color="auto"/>
            <w:left w:val="none" w:sz="0" w:space="0" w:color="auto"/>
            <w:bottom w:val="none" w:sz="0" w:space="0" w:color="auto"/>
            <w:right w:val="none" w:sz="0" w:space="0" w:color="auto"/>
          </w:divBdr>
        </w:div>
      </w:divsChild>
    </w:div>
    <w:div w:id="2086023261">
      <w:bodyDiv w:val="1"/>
      <w:marLeft w:val="0"/>
      <w:marRight w:val="0"/>
      <w:marTop w:val="0"/>
      <w:marBottom w:val="0"/>
      <w:divBdr>
        <w:top w:val="none" w:sz="0" w:space="0" w:color="auto"/>
        <w:left w:val="none" w:sz="0" w:space="0" w:color="auto"/>
        <w:bottom w:val="none" w:sz="0" w:space="0" w:color="auto"/>
        <w:right w:val="none" w:sz="0" w:space="0" w:color="auto"/>
      </w:divBdr>
      <w:divsChild>
        <w:div w:id="515776358">
          <w:marLeft w:val="0"/>
          <w:marRight w:val="0"/>
          <w:marTop w:val="0"/>
          <w:marBottom w:val="0"/>
          <w:divBdr>
            <w:top w:val="none" w:sz="0" w:space="0" w:color="auto"/>
            <w:left w:val="none" w:sz="0" w:space="0" w:color="auto"/>
            <w:bottom w:val="none" w:sz="0" w:space="0" w:color="auto"/>
            <w:right w:val="none" w:sz="0" w:space="0" w:color="auto"/>
          </w:divBdr>
        </w:div>
        <w:div w:id="2044089330">
          <w:marLeft w:val="0"/>
          <w:marRight w:val="0"/>
          <w:marTop w:val="0"/>
          <w:marBottom w:val="0"/>
          <w:divBdr>
            <w:top w:val="none" w:sz="0" w:space="0" w:color="auto"/>
            <w:left w:val="none" w:sz="0" w:space="0" w:color="auto"/>
            <w:bottom w:val="none" w:sz="0" w:space="0" w:color="auto"/>
            <w:right w:val="none" w:sz="0" w:space="0" w:color="auto"/>
          </w:divBdr>
          <w:divsChild>
            <w:div w:id="185757717">
              <w:marLeft w:val="0"/>
              <w:marRight w:val="0"/>
              <w:marTop w:val="150"/>
              <w:marBottom w:val="0"/>
              <w:divBdr>
                <w:top w:val="none" w:sz="0" w:space="0" w:color="auto"/>
                <w:left w:val="none" w:sz="0" w:space="0" w:color="auto"/>
                <w:bottom w:val="none" w:sz="0" w:space="0" w:color="auto"/>
                <w:right w:val="none" w:sz="0" w:space="0" w:color="auto"/>
              </w:divBdr>
            </w:div>
            <w:div w:id="275216179">
              <w:marLeft w:val="0"/>
              <w:marRight w:val="0"/>
              <w:marTop w:val="300"/>
              <w:marBottom w:val="0"/>
              <w:divBdr>
                <w:top w:val="none" w:sz="0" w:space="0" w:color="auto"/>
                <w:left w:val="single" w:sz="18" w:space="8" w:color="FF7C00"/>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THECYBURGUY.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F4447C-A003-B34A-8B23-D0817DDA2A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1099</TotalTime>
  <Pages>103</Pages>
  <Words>26479</Words>
  <Characters>142193</Characters>
  <Application>Microsoft Office Word</Application>
  <DocSecurity>0</DocSecurity>
  <Lines>3231</Lines>
  <Paragraphs>873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167799</CharactersWithSpaces>
  <SharedDoc>false</SharedDoc>
  <HLinks>
    <vt:vector size="72" baseType="variant">
      <vt:variant>
        <vt:i4>1966134</vt:i4>
      </vt:variant>
      <vt:variant>
        <vt:i4>35</vt:i4>
      </vt:variant>
      <vt:variant>
        <vt:i4>0</vt:i4>
      </vt:variant>
      <vt:variant>
        <vt:i4>5</vt:i4>
      </vt:variant>
      <vt:variant>
        <vt:lpwstr/>
      </vt:variant>
      <vt:variant>
        <vt:lpwstr>_Toc157348474</vt:lpwstr>
      </vt:variant>
      <vt:variant>
        <vt:i4>1966134</vt:i4>
      </vt:variant>
      <vt:variant>
        <vt:i4>32</vt:i4>
      </vt:variant>
      <vt:variant>
        <vt:i4>0</vt:i4>
      </vt:variant>
      <vt:variant>
        <vt:i4>5</vt:i4>
      </vt:variant>
      <vt:variant>
        <vt:lpwstr/>
      </vt:variant>
      <vt:variant>
        <vt:lpwstr>_Toc157348473</vt:lpwstr>
      </vt:variant>
      <vt:variant>
        <vt:i4>1966134</vt:i4>
      </vt:variant>
      <vt:variant>
        <vt:i4>29</vt:i4>
      </vt:variant>
      <vt:variant>
        <vt:i4>0</vt:i4>
      </vt:variant>
      <vt:variant>
        <vt:i4>5</vt:i4>
      </vt:variant>
      <vt:variant>
        <vt:lpwstr/>
      </vt:variant>
      <vt:variant>
        <vt:lpwstr>_Toc157348472</vt:lpwstr>
      </vt:variant>
      <vt:variant>
        <vt:i4>1966134</vt:i4>
      </vt:variant>
      <vt:variant>
        <vt:i4>26</vt:i4>
      </vt:variant>
      <vt:variant>
        <vt:i4>0</vt:i4>
      </vt:variant>
      <vt:variant>
        <vt:i4>5</vt:i4>
      </vt:variant>
      <vt:variant>
        <vt:lpwstr/>
      </vt:variant>
      <vt:variant>
        <vt:lpwstr>_Toc157348471</vt:lpwstr>
      </vt:variant>
      <vt:variant>
        <vt:i4>1966134</vt:i4>
      </vt:variant>
      <vt:variant>
        <vt:i4>23</vt:i4>
      </vt:variant>
      <vt:variant>
        <vt:i4>0</vt:i4>
      </vt:variant>
      <vt:variant>
        <vt:i4>5</vt:i4>
      </vt:variant>
      <vt:variant>
        <vt:lpwstr/>
      </vt:variant>
      <vt:variant>
        <vt:lpwstr>_Toc157348470</vt:lpwstr>
      </vt:variant>
      <vt:variant>
        <vt:i4>2031670</vt:i4>
      </vt:variant>
      <vt:variant>
        <vt:i4>20</vt:i4>
      </vt:variant>
      <vt:variant>
        <vt:i4>0</vt:i4>
      </vt:variant>
      <vt:variant>
        <vt:i4>5</vt:i4>
      </vt:variant>
      <vt:variant>
        <vt:lpwstr/>
      </vt:variant>
      <vt:variant>
        <vt:lpwstr>_Toc157348469</vt:lpwstr>
      </vt:variant>
      <vt:variant>
        <vt:i4>2031670</vt:i4>
      </vt:variant>
      <vt:variant>
        <vt:i4>17</vt:i4>
      </vt:variant>
      <vt:variant>
        <vt:i4>0</vt:i4>
      </vt:variant>
      <vt:variant>
        <vt:i4>5</vt:i4>
      </vt:variant>
      <vt:variant>
        <vt:lpwstr/>
      </vt:variant>
      <vt:variant>
        <vt:lpwstr>_Toc157348468</vt:lpwstr>
      </vt:variant>
      <vt:variant>
        <vt:i4>2031670</vt:i4>
      </vt:variant>
      <vt:variant>
        <vt:i4>14</vt:i4>
      </vt:variant>
      <vt:variant>
        <vt:i4>0</vt:i4>
      </vt:variant>
      <vt:variant>
        <vt:i4>5</vt:i4>
      </vt:variant>
      <vt:variant>
        <vt:lpwstr/>
      </vt:variant>
      <vt:variant>
        <vt:lpwstr>_Toc157348467</vt:lpwstr>
      </vt:variant>
      <vt:variant>
        <vt:i4>2031670</vt:i4>
      </vt:variant>
      <vt:variant>
        <vt:i4>11</vt:i4>
      </vt:variant>
      <vt:variant>
        <vt:i4>0</vt:i4>
      </vt:variant>
      <vt:variant>
        <vt:i4>5</vt:i4>
      </vt:variant>
      <vt:variant>
        <vt:lpwstr/>
      </vt:variant>
      <vt:variant>
        <vt:lpwstr>_Toc157348466</vt:lpwstr>
      </vt:variant>
      <vt:variant>
        <vt:i4>2031670</vt:i4>
      </vt:variant>
      <vt:variant>
        <vt:i4>8</vt:i4>
      </vt:variant>
      <vt:variant>
        <vt:i4>0</vt:i4>
      </vt:variant>
      <vt:variant>
        <vt:i4>5</vt:i4>
      </vt:variant>
      <vt:variant>
        <vt:lpwstr/>
      </vt:variant>
      <vt:variant>
        <vt:lpwstr>_Toc157348465</vt:lpwstr>
      </vt:variant>
      <vt:variant>
        <vt:i4>2031670</vt:i4>
      </vt:variant>
      <vt:variant>
        <vt:i4>5</vt:i4>
      </vt:variant>
      <vt:variant>
        <vt:i4>0</vt:i4>
      </vt:variant>
      <vt:variant>
        <vt:i4>5</vt:i4>
      </vt:variant>
      <vt:variant>
        <vt:lpwstr/>
      </vt:variant>
      <vt:variant>
        <vt:lpwstr>_Toc157348464</vt:lpwstr>
      </vt:variant>
      <vt:variant>
        <vt:i4>2031670</vt:i4>
      </vt:variant>
      <vt:variant>
        <vt:i4>2</vt:i4>
      </vt:variant>
      <vt:variant>
        <vt:i4>0</vt:i4>
      </vt:variant>
      <vt:variant>
        <vt:i4>5</vt:i4>
      </vt:variant>
      <vt:variant>
        <vt:lpwstr/>
      </vt:variant>
      <vt:variant>
        <vt:lpwstr>_Toc157348463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Edwards</dc:creator>
  <cp:keywords/>
  <dc:description/>
  <cp:lastModifiedBy>DARREN J MOTT</cp:lastModifiedBy>
  <cp:revision>13</cp:revision>
  <dcterms:created xsi:type="dcterms:W3CDTF">2024-01-28T22:09:00Z</dcterms:created>
  <dcterms:modified xsi:type="dcterms:W3CDTF">2024-10-18T12:15:00Z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fafdd799f3e68ffa31a0d44399732dfbe5b16db44eebb49666f8be871ba7aa65</vt:lpwstr>
  </property>
</Properties>
</file>